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D4C978" w14:textId="77777777" w:rsidR="003E1C35" w:rsidRPr="002D7F08" w:rsidRDefault="003E1C35">
      <w:pPr>
        <w:ind w:left="720" w:hanging="720"/>
        <w:jc w:val="both"/>
        <w:rPr>
          <w:rFonts w:cs="Arial"/>
          <w:b/>
          <w:i/>
          <w:vanish/>
          <w:color w:val="0000FF"/>
        </w:rPr>
        <w:pPrChange w:id="0" w:author="ANGEL RAMIREZ MANCERA" w:date="2020-11-11T13:54:00Z">
          <w:pPr>
            <w:jc w:val="both"/>
          </w:pPr>
        </w:pPrChange>
      </w:pPr>
      <w:bookmarkStart w:id="1" w:name="_Hlk55250944"/>
      <w:bookmarkEnd w:id="1"/>
      <w:r w:rsidRPr="002D7F08">
        <w:rPr>
          <w:rFonts w:cs="Arial"/>
          <w:b/>
          <w:i/>
          <w:vanish/>
          <w:color w:val="0000FF"/>
        </w:rPr>
        <w:t>Objetivo</w:t>
      </w:r>
    </w:p>
    <w:p w14:paraId="5541D6FC" w14:textId="77777777" w:rsidR="003E1C35" w:rsidRPr="002D7F08" w:rsidRDefault="003E1C35" w:rsidP="006B13A9">
      <w:pPr>
        <w:jc w:val="both"/>
        <w:rPr>
          <w:rFonts w:cs="Arial"/>
          <w:i/>
          <w:vanish/>
          <w:color w:val="0000FF"/>
        </w:rPr>
      </w:pPr>
    </w:p>
    <w:p w14:paraId="59E16BF2" w14:textId="77777777" w:rsidR="003E1C35" w:rsidRPr="002D7F08" w:rsidRDefault="003E1C35" w:rsidP="003E1C35">
      <w:pPr>
        <w:jc w:val="both"/>
        <w:rPr>
          <w:rFonts w:cs="Arial"/>
          <w:i/>
          <w:vanish/>
          <w:color w:val="0000FF"/>
        </w:rPr>
      </w:pPr>
      <w:r w:rsidRPr="002D7F08">
        <w:rPr>
          <w:rFonts w:cs="Arial"/>
          <w:i/>
          <w:vanish/>
          <w:color w:val="0000FF"/>
        </w:rPr>
        <w:t>Describir la solución tecnológica de alto nivel, a partir de los componen</w:t>
      </w:r>
      <w:r w:rsidR="0074437B" w:rsidRPr="002D7F08">
        <w:rPr>
          <w:rFonts w:cs="Arial"/>
          <w:i/>
          <w:vanish/>
          <w:color w:val="0000FF"/>
        </w:rPr>
        <w:t>tes que la soportan, así como su</w:t>
      </w:r>
      <w:r w:rsidRPr="002D7F08">
        <w:rPr>
          <w:rFonts w:cs="Arial"/>
          <w:i/>
          <w:vanish/>
          <w:color w:val="0000FF"/>
        </w:rPr>
        <w:t>s interacciones lógicas y físicas para guiar la implementación estándar de las soluciones</w:t>
      </w:r>
    </w:p>
    <w:p w14:paraId="4BCEAC12" w14:textId="77777777" w:rsidR="00BB0BF2" w:rsidRPr="002D7F08" w:rsidRDefault="00BB0BF2" w:rsidP="006B13A9">
      <w:pPr>
        <w:pStyle w:val="BodyText"/>
        <w:numPr>
          <w:ilvl w:val="0"/>
          <w:numId w:val="17"/>
        </w:numPr>
        <w:spacing w:before="0" w:after="0"/>
        <w:jc w:val="both"/>
        <w:rPr>
          <w:rFonts w:cs="Arial"/>
          <w:i/>
          <w:vanish/>
          <w:color w:val="0000FF"/>
          <w:sz w:val="20"/>
          <w:lang w:val="es-ES"/>
        </w:rPr>
      </w:pPr>
      <w:r w:rsidRPr="002D7F08">
        <w:rPr>
          <w:rStyle w:val="paratext1"/>
          <w:rFonts w:ascii="Montserrat" w:hAnsi="Montserrat" w:cs="Arial"/>
          <w:i/>
          <w:vanish/>
          <w:color w:val="0000FF"/>
          <w:lang w:val="es-ES"/>
        </w:rPr>
        <w:t>Si se hace referencia a documentación externa, se deberá incluir: el nombre de los documentos, ubicación física y procedimiento a seguir para su consulta.</w:t>
      </w:r>
    </w:p>
    <w:p w14:paraId="52AC05FB" w14:textId="77777777" w:rsidR="00BB0BF2" w:rsidRPr="002D7F08" w:rsidRDefault="00BB0BF2" w:rsidP="006B13A9">
      <w:pPr>
        <w:pStyle w:val="BodyText"/>
        <w:numPr>
          <w:ilvl w:val="0"/>
          <w:numId w:val="17"/>
        </w:numPr>
        <w:spacing w:before="0" w:after="0"/>
        <w:jc w:val="both"/>
        <w:rPr>
          <w:rStyle w:val="paratext1"/>
          <w:rFonts w:ascii="Montserrat" w:hAnsi="Montserrat" w:cs="Arial"/>
          <w:i/>
          <w:vanish/>
          <w:color w:val="0000FF"/>
          <w:lang w:val="es-ES"/>
        </w:rPr>
      </w:pPr>
      <w:r w:rsidRPr="002D7F08">
        <w:rPr>
          <w:rStyle w:val="paratext1"/>
          <w:rFonts w:ascii="Montserrat" w:hAnsi="Montserrat" w:cs="Arial"/>
          <w:i/>
          <w:vanish/>
          <w:color w:val="0000FF"/>
          <w:lang w:val="es-ES"/>
        </w:rPr>
        <w:t>Si una sección no es llenada debido a las características del proyecto, incluir el comentario “No Aplica” y justificar la omisión de información evitando así tener secciones vacias.</w:t>
      </w:r>
    </w:p>
    <w:p w14:paraId="2C6E470D" w14:textId="77777777" w:rsidR="004153CC" w:rsidRPr="002D7F08" w:rsidRDefault="00DC3FAC" w:rsidP="004153CC">
      <w:pPr>
        <w:pStyle w:val="InfoBluebulleted"/>
        <w:numPr>
          <w:ilvl w:val="0"/>
          <w:numId w:val="17"/>
        </w:numPr>
        <w:rPr>
          <w:rFonts w:ascii="Montserrat" w:hAnsi="Montserrat"/>
          <w:lang w:val="es-ES" w:eastAsia="es-ES"/>
        </w:rPr>
      </w:pPr>
      <w:r w:rsidRPr="002D7F08">
        <w:rPr>
          <w:rFonts w:ascii="Montserrat" w:hAnsi="Montserrat"/>
        </w:rPr>
        <w:t>La</w:t>
      </w:r>
      <w:r w:rsidR="004153CC" w:rsidRPr="002D7F08">
        <w:rPr>
          <w:rFonts w:ascii="Montserrat" w:hAnsi="Montserrat"/>
        </w:rPr>
        <w:t xml:space="preserve"> información </w:t>
      </w:r>
      <w:r w:rsidR="00E94F4C" w:rsidRPr="002D7F08">
        <w:rPr>
          <w:rFonts w:ascii="Montserrat" w:hAnsi="Montserrat"/>
          <w:b/>
        </w:rPr>
        <w:t>reservada</w:t>
      </w:r>
      <w:r w:rsidR="00E94F4C" w:rsidRPr="002D7F08">
        <w:rPr>
          <w:rFonts w:ascii="Montserrat" w:hAnsi="Montserrat"/>
        </w:rPr>
        <w:t xml:space="preserve"> que se esté </w:t>
      </w:r>
      <w:r w:rsidR="004153CC" w:rsidRPr="002D7F08">
        <w:rPr>
          <w:rFonts w:ascii="Montserrat" w:hAnsi="Montserrat"/>
        </w:rPr>
        <w:t>genera</w:t>
      </w:r>
      <w:r w:rsidR="00E94F4C" w:rsidRPr="002D7F08">
        <w:rPr>
          <w:rFonts w:ascii="Montserrat" w:hAnsi="Montserrat"/>
        </w:rPr>
        <w:t>n</w:t>
      </w:r>
      <w:r w:rsidR="004153CC" w:rsidRPr="002D7F08">
        <w:rPr>
          <w:rFonts w:ascii="Montserrat" w:hAnsi="Montserrat"/>
        </w:rPr>
        <w:t>d</w:t>
      </w:r>
      <w:r w:rsidR="00E94F4C" w:rsidRPr="002D7F08">
        <w:rPr>
          <w:rFonts w:ascii="Montserrat" w:hAnsi="Montserrat"/>
        </w:rPr>
        <w:t>o dentro</w:t>
      </w:r>
      <w:r w:rsidR="004153CC" w:rsidRPr="002D7F08">
        <w:rPr>
          <w:rFonts w:ascii="Montserrat" w:hAnsi="Montserrat"/>
        </w:rPr>
        <w:t xml:space="preserve"> </w:t>
      </w:r>
      <w:r w:rsidR="003F6682" w:rsidRPr="002D7F08">
        <w:rPr>
          <w:rFonts w:ascii="Montserrat" w:hAnsi="Montserrat"/>
        </w:rPr>
        <w:t>de</w:t>
      </w:r>
      <w:r w:rsidR="004153CC" w:rsidRPr="002D7F08">
        <w:rPr>
          <w:rFonts w:ascii="Montserrat" w:hAnsi="Montserrat"/>
        </w:rPr>
        <w:t xml:space="preserve"> </w:t>
      </w:r>
      <w:r w:rsidR="003F6682" w:rsidRPr="002D7F08">
        <w:rPr>
          <w:rFonts w:ascii="Montserrat" w:hAnsi="Montserrat"/>
        </w:rPr>
        <w:t>esta plantilla</w:t>
      </w:r>
      <w:r w:rsidR="004153CC" w:rsidRPr="002D7F08">
        <w:rPr>
          <w:rFonts w:ascii="Montserrat" w:hAnsi="Montserrat"/>
        </w:rPr>
        <w:t xml:space="preserve"> se </w:t>
      </w:r>
      <w:r w:rsidR="00944C91" w:rsidRPr="002D7F08">
        <w:rPr>
          <w:rFonts w:ascii="Montserrat" w:hAnsi="Montserrat"/>
        </w:rPr>
        <w:t xml:space="preserve">hará con </w:t>
      </w:r>
      <w:r w:rsidRPr="002D7F08">
        <w:rPr>
          <w:rFonts w:ascii="Montserrat" w:hAnsi="Montserrat"/>
        </w:rPr>
        <w:t>apeg</w:t>
      </w:r>
      <w:r w:rsidR="00944C91" w:rsidRPr="002D7F08">
        <w:rPr>
          <w:rFonts w:ascii="Montserrat" w:hAnsi="Montserrat"/>
        </w:rPr>
        <w:t>o</w:t>
      </w:r>
      <w:r w:rsidRPr="002D7F08">
        <w:rPr>
          <w:rFonts w:ascii="Montserrat" w:hAnsi="Montserrat"/>
        </w:rPr>
        <w:t xml:space="preserve"> a</w:t>
      </w:r>
      <w:r w:rsidR="004153CC" w:rsidRPr="002D7F08">
        <w:rPr>
          <w:rFonts w:ascii="Montserrat" w:hAnsi="Montserrat"/>
        </w:rPr>
        <w:t xml:space="preserve"> lo estipulado en la Ley General de Transparencia y Acceso a</w:t>
      </w:r>
      <w:r w:rsidRPr="002D7F08">
        <w:rPr>
          <w:rFonts w:ascii="Montserrat" w:hAnsi="Montserrat"/>
        </w:rPr>
        <w:t xml:space="preserve"> la Información Pública </w:t>
      </w:r>
      <w:r w:rsidR="00E94F4C" w:rsidRPr="002D7F08">
        <w:rPr>
          <w:rFonts w:ascii="Montserrat" w:hAnsi="Montserrat"/>
        </w:rPr>
        <w:t xml:space="preserve">vigente </w:t>
      </w:r>
      <w:r w:rsidRPr="002D7F08">
        <w:rPr>
          <w:rFonts w:ascii="Montserrat" w:hAnsi="Montserrat"/>
        </w:rPr>
        <w:t>(LGTAIP)</w:t>
      </w:r>
      <w:r w:rsidR="004153CC" w:rsidRPr="002D7F08">
        <w:rPr>
          <w:rFonts w:ascii="Montserrat" w:hAnsi="Montserrat"/>
        </w:rPr>
        <w:t>.</w:t>
      </w:r>
    </w:p>
    <w:p w14:paraId="1DA88189" w14:textId="77777777" w:rsidR="00232656" w:rsidRPr="002D7F08" w:rsidRDefault="00232656" w:rsidP="00232656">
      <w:pPr>
        <w:pStyle w:val="InfoBluebulleted"/>
        <w:numPr>
          <w:ilvl w:val="0"/>
          <w:numId w:val="0"/>
        </w:numPr>
        <w:ind w:left="720"/>
        <w:rPr>
          <w:rFonts w:ascii="Montserrat" w:hAnsi="Montserrat"/>
        </w:rPr>
      </w:pPr>
      <w:r w:rsidRPr="002D7F08">
        <w:rPr>
          <w:rFonts w:ascii="Montserrat" w:hAnsi="Montserrat"/>
        </w:rPr>
        <w:t>Nota: Es responsabilidad del revisor la identificación de la información que se genere en este formato, y así determinar si se cuenta con causas que originen la reserva de la misma, apegándose estrictamente a lo señalado en los ordenamientos jurídicos vigentes en materia de Transparencia.</w:t>
      </w:r>
    </w:p>
    <w:p w14:paraId="647E2701" w14:textId="77777777" w:rsidR="00232656" w:rsidRPr="002D7F08" w:rsidRDefault="00232656" w:rsidP="00232656">
      <w:pPr>
        <w:pStyle w:val="InfoBluebulleted"/>
        <w:numPr>
          <w:ilvl w:val="0"/>
          <w:numId w:val="0"/>
        </w:numPr>
        <w:ind w:left="720"/>
        <w:rPr>
          <w:rFonts w:ascii="Montserrat" w:hAnsi="Montserrat"/>
        </w:rPr>
      </w:pPr>
      <w:r w:rsidRPr="002D7F08">
        <w:rPr>
          <w:rFonts w:ascii="Montserrat" w:hAnsi="Montserrat"/>
        </w:rPr>
        <w:t>En caso de detectar información sensible (reservada), se tendrá que indicar en el pie de página, sección izquierda, con la siguiente señalización:</w:t>
      </w:r>
    </w:p>
    <w:p w14:paraId="56AB4115" w14:textId="77777777" w:rsidR="00232656" w:rsidRPr="002D7F08" w:rsidRDefault="00232656" w:rsidP="00232656">
      <w:pPr>
        <w:pStyle w:val="InfoBluebulleted"/>
        <w:numPr>
          <w:ilvl w:val="0"/>
          <w:numId w:val="0"/>
        </w:numPr>
        <w:ind w:left="720"/>
        <w:rPr>
          <w:rFonts w:ascii="Montserrat" w:hAnsi="Montserrat"/>
        </w:rPr>
      </w:pPr>
    </w:p>
    <w:p w14:paraId="02EC95CE" w14:textId="77777777" w:rsidR="00232656" w:rsidRPr="002D7F08" w:rsidRDefault="00232656" w:rsidP="00232656">
      <w:pPr>
        <w:pStyle w:val="InfoBluebulleted"/>
        <w:numPr>
          <w:ilvl w:val="0"/>
          <w:numId w:val="0"/>
        </w:numPr>
        <w:ind w:left="720"/>
        <w:rPr>
          <w:rFonts w:ascii="Montserrat" w:hAnsi="Montserrat"/>
        </w:rPr>
      </w:pPr>
      <w:r w:rsidRPr="002D7F08">
        <w:rPr>
          <w:rFonts w:ascii="Montserrat" w:hAnsi="Montserrat"/>
        </w:rPr>
        <w:t xml:space="preserve">[Área dueña de la Información </w:t>
      </w:r>
      <w:r w:rsidRPr="002D7F08">
        <w:rPr>
          <w:rFonts w:ascii="Montserrat" w:hAnsi="Montserrat"/>
          <w:highlight w:val="yellow"/>
        </w:rPr>
        <w:t>XX</w:t>
      </w:r>
      <w:r w:rsidRPr="002D7F08">
        <w:rPr>
          <w:rFonts w:ascii="Montserrat" w:hAnsi="Montserrat"/>
        </w:rPr>
        <w:t xml:space="preserve">, clasificada como Reservada con Fundamento Legal </w:t>
      </w:r>
      <w:r w:rsidRPr="002D7F08">
        <w:rPr>
          <w:rFonts w:ascii="Montserrat" w:hAnsi="Montserrat"/>
          <w:highlight w:val="yellow"/>
        </w:rPr>
        <w:t>XX</w:t>
      </w:r>
      <w:r w:rsidRPr="002D7F08">
        <w:rPr>
          <w:rFonts w:ascii="Montserrat" w:hAnsi="Montserrat"/>
        </w:rPr>
        <w:t xml:space="preserve">, Motivación </w:t>
      </w:r>
      <w:r w:rsidRPr="002D7F08">
        <w:rPr>
          <w:rFonts w:ascii="Montserrat" w:hAnsi="Montserrat"/>
          <w:highlight w:val="yellow"/>
        </w:rPr>
        <w:t>XX</w:t>
      </w:r>
      <w:r w:rsidRPr="002D7F08">
        <w:rPr>
          <w:rFonts w:ascii="Montserrat" w:hAnsi="Montserrat"/>
        </w:rPr>
        <w:t xml:space="preserve">, Fecha de clasificación </w:t>
      </w:r>
      <w:r w:rsidRPr="002D7F08">
        <w:rPr>
          <w:rFonts w:ascii="Montserrat" w:hAnsi="Montserrat"/>
          <w:highlight w:val="yellow"/>
        </w:rPr>
        <w:t>XX</w:t>
      </w:r>
      <w:r w:rsidRPr="002D7F08">
        <w:rPr>
          <w:rFonts w:ascii="Montserrat" w:hAnsi="Montserrat"/>
        </w:rPr>
        <w:t xml:space="preserve"> y Periodo de la reserva </w:t>
      </w:r>
      <w:r w:rsidRPr="002D7F08">
        <w:rPr>
          <w:rFonts w:ascii="Montserrat" w:hAnsi="Montserrat"/>
          <w:highlight w:val="yellow"/>
        </w:rPr>
        <w:t>XX</w:t>
      </w:r>
      <w:r w:rsidRPr="002D7F08">
        <w:rPr>
          <w:rFonts w:ascii="Montserrat" w:hAnsi="Montserrat"/>
        </w:rPr>
        <w:t>]</w:t>
      </w:r>
    </w:p>
    <w:p w14:paraId="493BA4C6" w14:textId="77777777" w:rsidR="00232656" w:rsidRPr="002D7F08" w:rsidRDefault="00232656" w:rsidP="00232656">
      <w:pPr>
        <w:pStyle w:val="InfoBluebulleted"/>
        <w:numPr>
          <w:ilvl w:val="0"/>
          <w:numId w:val="0"/>
        </w:numPr>
        <w:ind w:left="720"/>
        <w:rPr>
          <w:rFonts w:ascii="Montserrat" w:hAnsi="Montserrat"/>
        </w:rPr>
      </w:pPr>
    </w:p>
    <w:p w14:paraId="102D2ED4" w14:textId="77777777" w:rsidR="00232656" w:rsidRPr="002D7F08" w:rsidRDefault="00232656" w:rsidP="00232656">
      <w:pPr>
        <w:pStyle w:val="InfoBluebulleted"/>
        <w:numPr>
          <w:ilvl w:val="0"/>
          <w:numId w:val="0"/>
        </w:numPr>
        <w:ind w:left="1080" w:hanging="360"/>
        <w:rPr>
          <w:rFonts w:ascii="Montserrat" w:hAnsi="Montserrat"/>
        </w:rPr>
      </w:pPr>
      <w:r w:rsidRPr="002D7F08">
        <w:rPr>
          <w:rFonts w:ascii="Montserrat" w:hAnsi="Montserrat"/>
          <w:b/>
        </w:rPr>
        <w:t xml:space="preserve">Ejemplo: </w:t>
      </w:r>
      <w:r w:rsidRPr="002D7F08">
        <w:rPr>
          <w:rFonts w:ascii="Montserrat" w:hAnsi="Montserrat"/>
        </w:rPr>
        <w:t>“La información contenida en este documento pertenece a la Administración Central de Transformación Tecnológica, teniendo carácter de Reservada a partir del 01 de abril de 2018, con un periodo de reserva de 5 años, por tratarse de información que de revelarse puede causar un serio perjuicio a la recaudación de las contribuciones. Lo anterior tiene su fundamento en el artículo 113, fracción IV, de la Ley General de Transparencia y Acceso a la Información Pública”</w:t>
      </w:r>
    </w:p>
    <w:p w14:paraId="306A3EE7" w14:textId="77777777" w:rsidR="004153CC" w:rsidRPr="002D7F08" w:rsidRDefault="004153CC" w:rsidP="004153CC">
      <w:pPr>
        <w:pStyle w:val="InfoBluebulleted"/>
        <w:numPr>
          <w:ilvl w:val="0"/>
          <w:numId w:val="17"/>
        </w:numPr>
        <w:rPr>
          <w:rFonts w:ascii="Montserrat" w:hAnsi="Montserrat"/>
          <w:lang w:val="es-ES" w:eastAsia="es-ES"/>
        </w:rPr>
      </w:pPr>
      <w:r w:rsidRPr="002D7F08">
        <w:rPr>
          <w:rFonts w:ascii="Montserrat" w:hAnsi="Montserrat"/>
        </w:rPr>
        <w:t>La aplicación de la sección de Firmas es opcional, dependiendo de la necesidad del consumidor.</w:t>
      </w:r>
    </w:p>
    <w:p w14:paraId="76FBED1F" w14:textId="77777777" w:rsidR="004153CC" w:rsidRPr="002D7F08" w:rsidRDefault="004153CC" w:rsidP="004153CC">
      <w:pPr>
        <w:pStyle w:val="BodyText"/>
        <w:spacing w:before="0" w:after="0"/>
        <w:ind w:left="720"/>
        <w:jc w:val="both"/>
        <w:rPr>
          <w:rStyle w:val="paratext1"/>
          <w:rFonts w:ascii="Montserrat" w:hAnsi="Montserrat" w:cs="Arial"/>
          <w:i/>
          <w:vanish/>
          <w:color w:val="0000FF"/>
          <w:lang w:val="es-ES"/>
        </w:rPr>
      </w:pPr>
    </w:p>
    <w:p w14:paraId="48B53077" w14:textId="3BF6190D" w:rsidR="004D7C50" w:rsidRPr="002D7F08" w:rsidRDefault="00631ED9" w:rsidP="004D7C50">
      <w:pPr>
        <w:pStyle w:val="BodyText"/>
        <w:rPr>
          <w:rFonts w:cs="Arial"/>
          <w:b/>
          <w:bCs/>
          <w:sz w:val="20"/>
        </w:rPr>
      </w:pPr>
      <w:ins w:id="2" w:author="Jesús Hernández Riwes Cruz" w:date="2020-09-10T15:18:00Z">
        <w:r>
          <w:rPr>
            <w:rFonts w:cs="Arial"/>
            <w:b/>
            <w:bCs/>
            <w:sz w:val="20"/>
          </w:rPr>
          <w:t>Iniciativa</w:t>
        </w:r>
      </w:ins>
      <w:r w:rsidR="00D7579E">
        <w:rPr>
          <w:rFonts w:cs="Arial"/>
          <w:b/>
          <w:bCs/>
          <w:sz w:val="20"/>
        </w:rPr>
        <w:t xml:space="preserve"> 382</w:t>
      </w:r>
    </w:p>
    <w:p w14:paraId="6A11335F" w14:textId="1D1FAC4D" w:rsidR="00095AB4" w:rsidRPr="002D7F08" w:rsidRDefault="00095AB4" w:rsidP="004D7C50">
      <w:pPr>
        <w:pStyle w:val="BodyText"/>
        <w:tabs>
          <w:tab w:val="left" w:pos="3855"/>
        </w:tabs>
        <w:rPr>
          <w:rFonts w:cs="Arial"/>
          <w:b/>
          <w:bCs/>
          <w:sz w:val="20"/>
        </w:rPr>
      </w:pPr>
      <w:r w:rsidRPr="002D7F08">
        <w:rPr>
          <w:rFonts w:cs="Arial"/>
          <w:b/>
          <w:bCs/>
          <w:sz w:val="20"/>
        </w:rPr>
        <w:t xml:space="preserve">Nombre del Requerimiento: </w:t>
      </w:r>
      <w:r w:rsidR="00D7579E" w:rsidRPr="000A397D">
        <w:rPr>
          <w:rFonts w:cs="Arial"/>
          <w:b/>
          <w:bCs/>
          <w:sz w:val="20"/>
        </w:rPr>
        <w:t>RC_ CONTABILIDAD NEPE_ Actualización del Procesos de Sustitutivas.</w:t>
      </w:r>
    </w:p>
    <w:p w14:paraId="30ECC42A" w14:textId="77777777" w:rsidR="00095AB4" w:rsidRPr="002D7F08" w:rsidRDefault="00095AB4" w:rsidP="00203CB3">
      <w:pPr>
        <w:pStyle w:val="BodyText"/>
        <w:rPr>
          <w:rFonts w:cs="Arial"/>
          <w:b/>
          <w:sz w:val="20"/>
        </w:rPr>
      </w:pPr>
    </w:p>
    <w:p w14:paraId="062E5461" w14:textId="77777777" w:rsidR="003D26A9" w:rsidRPr="002D7F08" w:rsidRDefault="003D26A9" w:rsidP="003D26A9">
      <w:pPr>
        <w:pStyle w:val="Ttulo1"/>
        <w:rPr>
          <w:rFonts w:ascii="Montserrat" w:hAnsi="Montserrat"/>
          <w:sz w:val="20"/>
          <w:lang w:val="es-ES"/>
        </w:rPr>
      </w:pPr>
      <w:bookmarkStart w:id="3" w:name="_Toc50313859"/>
      <w:r w:rsidRPr="002D7F08">
        <w:rPr>
          <w:rFonts w:ascii="Montserrat" w:hAnsi="Montserrat"/>
          <w:bCs/>
          <w:caps w:val="0"/>
          <w:kern w:val="32"/>
          <w:sz w:val="20"/>
          <w:lang w:val="es-ES"/>
        </w:rPr>
        <w:t>Tabla de Versiones y Modificaciones</w:t>
      </w:r>
      <w:bookmarkEnd w:id="3"/>
    </w:p>
    <w:p w14:paraId="3A67CDE7" w14:textId="77777777" w:rsidR="003D26A9" w:rsidRPr="002D7F08" w:rsidRDefault="003D26A9" w:rsidP="003D26A9">
      <w:pPr>
        <w:jc w:val="both"/>
        <w:rPr>
          <w:rFonts w:cs="Arial"/>
          <w:i/>
          <w:vanish/>
          <w:color w:val="0000FF"/>
        </w:rPr>
      </w:pPr>
      <w:r w:rsidRPr="002D7F08">
        <w:rPr>
          <w:rFonts w:cs="Arial"/>
          <w:i/>
          <w:vanish/>
          <w:color w:val="0000FF"/>
        </w:rPr>
        <w:t>La siguiente tabla debe listar las versiones y descripciones hechas a este documento desde el momento de su creación y cada vez que se actualiza. La descripción debe incluir una síntesis del cambio hecho.</w:t>
      </w:r>
    </w:p>
    <w:p w14:paraId="3B52E764" w14:textId="77777777" w:rsidR="003D26A9" w:rsidRPr="002D7F08" w:rsidRDefault="003D26A9" w:rsidP="003D26A9">
      <w:pPr>
        <w:rPr>
          <w:rFonts w:cs="Arial"/>
          <w:i/>
          <w:vanish/>
          <w:color w:val="0000FF"/>
        </w:rPr>
      </w:pPr>
    </w:p>
    <w:p w14:paraId="7683C450" w14:textId="77777777" w:rsidR="004153CC" w:rsidRPr="002D7F08" w:rsidRDefault="004153CC" w:rsidP="004153CC">
      <w:pPr>
        <w:jc w:val="both"/>
        <w:rPr>
          <w:rFonts w:cs="Arial"/>
          <w:i/>
          <w:vanish/>
          <w:color w:val="0000FF"/>
        </w:rPr>
      </w:pPr>
      <w:r w:rsidRPr="002D7F08">
        <w:rPr>
          <w:rFonts w:cs="Arial"/>
          <w:i/>
          <w:vanish/>
          <w:color w:val="0000FF"/>
        </w:rPr>
        <w:t>Para la Versión, especificar un número entero consecutivo, iniciando con 1 para la creación del documento e incrementar en decimales conforme se actualice (1.1, 1.2, 1.3, Etc.). Al terminarlo, especificar la versión final para firma, en caso necesario.</w:t>
      </w:r>
    </w:p>
    <w:p w14:paraId="380F1ADD" w14:textId="77777777" w:rsidR="004B49CD" w:rsidRPr="002D7F08" w:rsidRDefault="004B49CD" w:rsidP="004153CC">
      <w:pPr>
        <w:jc w:val="both"/>
        <w:rPr>
          <w:rFonts w:cs="Arial"/>
          <w:i/>
          <w:vanish/>
          <w:color w:val="0000FF"/>
        </w:rPr>
      </w:pPr>
    </w:p>
    <w:p w14:paraId="3686560B" w14:textId="77777777" w:rsidR="004153CC" w:rsidRPr="002D7F08" w:rsidRDefault="004153CC" w:rsidP="004153CC">
      <w:pPr>
        <w:jc w:val="both"/>
        <w:rPr>
          <w:rFonts w:cs="Arial"/>
          <w:i/>
          <w:vanish/>
          <w:color w:val="0000FF"/>
        </w:rPr>
      </w:pPr>
      <w:r w:rsidRPr="002D7F08">
        <w:rPr>
          <w:rFonts w:cs="Arial"/>
          <w:i/>
          <w:vanish/>
          <w:color w:val="0000FF"/>
        </w:rPr>
        <w:t>Para futuros proyectos donde este documento se reutilice, el versionamiento reiniciará en versión 2, incrementando las actualizaciones igualmente con decimales (2.1, 2.2, 2.3, Etc.). Posteriores reutilizaciones iniciarían entonces con versión 3, 4, etc.</w:t>
      </w:r>
    </w:p>
    <w:p w14:paraId="5A9FC1F4" w14:textId="77777777" w:rsidR="004153CC" w:rsidRPr="002D7F08" w:rsidRDefault="004153CC" w:rsidP="004153CC">
      <w:pPr>
        <w:jc w:val="both"/>
        <w:rPr>
          <w:rFonts w:cs="Arial"/>
          <w:i/>
          <w:vanish/>
          <w:color w:val="0000FF"/>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
        <w:gridCol w:w="3902"/>
        <w:gridCol w:w="2440"/>
        <w:gridCol w:w="1336"/>
      </w:tblGrid>
      <w:tr w:rsidR="003D26A9" w:rsidRPr="002D7F08" w14:paraId="7FE18205" w14:textId="77777777" w:rsidTr="00D02E31">
        <w:trPr>
          <w:cantSplit/>
          <w:tblHeader/>
          <w:jc w:val="center"/>
        </w:trPr>
        <w:tc>
          <w:tcPr>
            <w:tcW w:w="1090" w:type="dxa"/>
            <w:shd w:val="clear" w:color="auto" w:fill="D9D9D9" w:themeFill="background1" w:themeFillShade="D9"/>
            <w:vAlign w:val="center"/>
          </w:tcPr>
          <w:p w14:paraId="3DE0A54D" w14:textId="77777777" w:rsidR="003D26A9" w:rsidRPr="002D7F08" w:rsidRDefault="003D26A9" w:rsidP="007257A1">
            <w:pPr>
              <w:jc w:val="center"/>
              <w:rPr>
                <w:rFonts w:cs="Arial"/>
                <w:color w:val="0000FF"/>
              </w:rPr>
            </w:pPr>
            <w:bookmarkStart w:id="4" w:name="Tabla_versiones"/>
            <w:r w:rsidRPr="002D7F08">
              <w:rPr>
                <w:rFonts w:cs="Arial"/>
                <w:color w:val="000000" w:themeColor="text1"/>
              </w:rPr>
              <w:t>Versión</w:t>
            </w:r>
          </w:p>
        </w:tc>
        <w:tc>
          <w:tcPr>
            <w:tcW w:w="3902" w:type="dxa"/>
            <w:shd w:val="clear" w:color="auto" w:fill="D9D9D9" w:themeFill="background1" w:themeFillShade="D9"/>
            <w:vAlign w:val="center"/>
          </w:tcPr>
          <w:p w14:paraId="6E3257E2" w14:textId="77777777" w:rsidR="003D26A9" w:rsidRPr="002D7F08" w:rsidRDefault="003D26A9" w:rsidP="007257A1">
            <w:pPr>
              <w:jc w:val="center"/>
              <w:rPr>
                <w:rFonts w:cs="Arial"/>
                <w:i/>
                <w:vanish/>
                <w:color w:val="000000" w:themeColor="text1"/>
              </w:rPr>
            </w:pPr>
            <w:r w:rsidRPr="002D7F08">
              <w:rPr>
                <w:rFonts w:cs="Arial"/>
                <w:color w:val="000000" w:themeColor="text1"/>
              </w:rPr>
              <w:t>Descripción del cambio</w:t>
            </w:r>
          </w:p>
          <w:p w14:paraId="1C625BEF" w14:textId="77777777" w:rsidR="003D26A9" w:rsidRPr="002D7F08" w:rsidRDefault="003D26A9" w:rsidP="007257A1">
            <w:pPr>
              <w:rPr>
                <w:rFonts w:cs="Arial"/>
                <w:i/>
                <w:vanish/>
                <w:color w:val="0000FF"/>
              </w:rPr>
            </w:pPr>
          </w:p>
          <w:p w14:paraId="046DA9C8" w14:textId="77777777" w:rsidR="003D26A9" w:rsidRPr="002D7F08" w:rsidRDefault="003D26A9" w:rsidP="007257A1">
            <w:pPr>
              <w:jc w:val="center"/>
              <w:rPr>
                <w:rFonts w:cs="Arial"/>
                <w:i/>
                <w:vanish/>
                <w:color w:val="0000FF"/>
              </w:rPr>
            </w:pPr>
            <w:r w:rsidRPr="002D7F08">
              <w:rPr>
                <w:rFonts w:cs="Arial"/>
                <w:i/>
                <w:vanish/>
                <w:color w:val="0000FF"/>
              </w:rPr>
              <w:t>Síntesis de la modificación hecha al contenido del documento</w:t>
            </w:r>
          </w:p>
          <w:p w14:paraId="7E171BD8" w14:textId="77777777" w:rsidR="003D26A9" w:rsidRPr="002D7F08" w:rsidRDefault="003D26A9" w:rsidP="007257A1">
            <w:pPr>
              <w:rPr>
                <w:rFonts w:cs="Arial"/>
                <w:color w:val="FFFFFF"/>
              </w:rPr>
            </w:pPr>
          </w:p>
        </w:tc>
        <w:tc>
          <w:tcPr>
            <w:tcW w:w="2440" w:type="dxa"/>
            <w:shd w:val="clear" w:color="auto" w:fill="D9D9D9" w:themeFill="background1" w:themeFillShade="D9"/>
            <w:vAlign w:val="center"/>
          </w:tcPr>
          <w:p w14:paraId="57942487" w14:textId="77777777" w:rsidR="003D26A9" w:rsidRPr="002D7F08" w:rsidRDefault="003D26A9" w:rsidP="007257A1">
            <w:pPr>
              <w:jc w:val="center"/>
              <w:rPr>
                <w:rFonts w:cs="Arial"/>
                <w:i/>
                <w:vanish/>
                <w:color w:val="000000" w:themeColor="text1"/>
              </w:rPr>
            </w:pPr>
            <w:r w:rsidRPr="002D7F08">
              <w:rPr>
                <w:rFonts w:cs="Arial"/>
                <w:color w:val="000000" w:themeColor="text1"/>
              </w:rPr>
              <w:t>Responsable de la Versión</w:t>
            </w:r>
          </w:p>
          <w:p w14:paraId="694A4102" w14:textId="77777777" w:rsidR="003D26A9" w:rsidRPr="002D7F08" w:rsidRDefault="003D26A9" w:rsidP="007257A1">
            <w:pPr>
              <w:jc w:val="center"/>
              <w:rPr>
                <w:rFonts w:cs="Arial"/>
                <w:color w:val="0000FF"/>
              </w:rPr>
            </w:pPr>
            <w:r w:rsidRPr="002D7F08">
              <w:rPr>
                <w:rFonts w:cs="Arial"/>
                <w:i/>
                <w:vanish/>
                <w:color w:val="0000FF"/>
              </w:rPr>
              <w:t>Especificar nombre completo del responsable(s) de la versión del documento</w:t>
            </w:r>
          </w:p>
        </w:tc>
        <w:tc>
          <w:tcPr>
            <w:tcW w:w="1288" w:type="dxa"/>
            <w:shd w:val="clear" w:color="auto" w:fill="D9D9D9" w:themeFill="background1" w:themeFillShade="D9"/>
            <w:vAlign w:val="center"/>
          </w:tcPr>
          <w:p w14:paraId="60ACCE21" w14:textId="77777777" w:rsidR="003D26A9" w:rsidRPr="002D7F08" w:rsidRDefault="003D26A9" w:rsidP="007257A1">
            <w:pPr>
              <w:jc w:val="center"/>
              <w:rPr>
                <w:rFonts w:cs="Arial"/>
                <w:i/>
                <w:vanish/>
                <w:color w:val="000000" w:themeColor="text1"/>
              </w:rPr>
            </w:pPr>
            <w:r w:rsidRPr="002D7F08">
              <w:rPr>
                <w:rFonts w:cs="Arial"/>
                <w:color w:val="000000" w:themeColor="text1"/>
              </w:rPr>
              <w:t>Fecha</w:t>
            </w:r>
          </w:p>
          <w:p w14:paraId="606CB11C" w14:textId="77777777" w:rsidR="003D26A9" w:rsidRPr="002D7F08" w:rsidRDefault="003D26A9" w:rsidP="007257A1">
            <w:pPr>
              <w:jc w:val="center"/>
              <w:rPr>
                <w:rFonts w:cs="Arial"/>
                <w:i/>
                <w:vanish/>
                <w:color w:val="0000FF"/>
              </w:rPr>
            </w:pPr>
            <w:r w:rsidRPr="002D7F08">
              <w:rPr>
                <w:rFonts w:cs="Arial"/>
                <w:i/>
                <w:vanish/>
                <w:color w:val="0000FF"/>
              </w:rPr>
              <w:t>Especificar la fecha de la versión.</w:t>
            </w:r>
          </w:p>
          <w:p w14:paraId="44D3794E" w14:textId="77777777" w:rsidR="003D26A9" w:rsidRPr="002D7F08" w:rsidRDefault="003D26A9" w:rsidP="007257A1">
            <w:pPr>
              <w:jc w:val="center"/>
              <w:rPr>
                <w:rFonts w:cs="Arial"/>
                <w:color w:val="C00000"/>
              </w:rPr>
            </w:pPr>
            <w:r w:rsidRPr="002D7F08">
              <w:rPr>
                <w:rFonts w:cs="Arial"/>
                <w:i/>
                <w:vanish/>
                <w:color w:val="0000FF"/>
              </w:rPr>
              <w:t>Formato: dd/mm/aaaa</w:t>
            </w:r>
          </w:p>
        </w:tc>
      </w:tr>
      <w:tr w:rsidR="00D7579E" w:rsidRPr="002D7F08" w14:paraId="7747AC2E" w14:textId="77777777" w:rsidTr="00D7579E">
        <w:trPr>
          <w:cantSplit/>
          <w:jc w:val="center"/>
        </w:trPr>
        <w:tc>
          <w:tcPr>
            <w:tcW w:w="1090" w:type="dxa"/>
            <w:shd w:val="clear" w:color="auto" w:fill="auto"/>
            <w:vAlign w:val="center"/>
          </w:tcPr>
          <w:p w14:paraId="0945EE1C" w14:textId="08BB324F" w:rsidR="00D7579E" w:rsidRPr="002D7F08" w:rsidRDefault="00D7579E" w:rsidP="00D7579E">
            <w:pPr>
              <w:jc w:val="center"/>
              <w:rPr>
                <w:rFonts w:cs="Arial"/>
                <w:i/>
                <w:vanish/>
                <w:color w:val="0000FF"/>
              </w:rPr>
            </w:pPr>
            <w:r w:rsidRPr="00F24919">
              <w:rPr>
                <w:rFonts w:cs="Arial"/>
                <w:iCs/>
              </w:rPr>
              <w:t>1</w:t>
            </w:r>
            <w:r w:rsidRPr="00F24919">
              <w:rPr>
                <w:rFonts w:cs="Arial"/>
                <w:iCs/>
                <w:vanish/>
              </w:rPr>
              <w:t>1</w:t>
            </w:r>
          </w:p>
        </w:tc>
        <w:tc>
          <w:tcPr>
            <w:tcW w:w="3902" w:type="dxa"/>
            <w:shd w:val="clear" w:color="auto" w:fill="auto"/>
            <w:vAlign w:val="center"/>
          </w:tcPr>
          <w:p w14:paraId="5ACC580D" w14:textId="742FF616" w:rsidR="00D7579E" w:rsidRPr="002D7F08" w:rsidRDefault="00D7579E" w:rsidP="00D7579E">
            <w:pPr>
              <w:rPr>
                <w:rFonts w:cs="Arial"/>
                <w:i/>
                <w:vanish/>
                <w:color w:val="0000FF"/>
              </w:rPr>
            </w:pPr>
            <w:r w:rsidRPr="00F24919">
              <w:rPr>
                <w:rFonts w:cs="Arial"/>
                <w:iCs/>
              </w:rPr>
              <w:t>Creación del documento</w:t>
            </w:r>
          </w:p>
        </w:tc>
        <w:tc>
          <w:tcPr>
            <w:tcW w:w="2440" w:type="dxa"/>
            <w:shd w:val="clear" w:color="auto" w:fill="auto"/>
            <w:vAlign w:val="center"/>
          </w:tcPr>
          <w:p w14:paraId="6C5AC72F" w14:textId="6F009EF4" w:rsidR="00D7579E" w:rsidRPr="002D7F08" w:rsidRDefault="00D7579E" w:rsidP="00D7579E">
            <w:pPr>
              <w:rPr>
                <w:rFonts w:cs="Arial"/>
                <w:color w:val="0000FF"/>
              </w:rPr>
            </w:pPr>
            <w:r>
              <w:rPr>
                <w:rFonts w:cs="Arial"/>
                <w:iCs/>
              </w:rPr>
              <w:t>Jesús Nataren</w:t>
            </w:r>
          </w:p>
        </w:tc>
        <w:tc>
          <w:tcPr>
            <w:tcW w:w="1288" w:type="dxa"/>
            <w:vAlign w:val="center"/>
          </w:tcPr>
          <w:p w14:paraId="71983575" w14:textId="05DEE550" w:rsidR="00D7579E" w:rsidRPr="002D7F08" w:rsidRDefault="00D7579E" w:rsidP="00D7579E">
            <w:pPr>
              <w:jc w:val="center"/>
            </w:pPr>
            <w:r>
              <w:rPr>
                <w:rFonts w:cs="Arial"/>
                <w:iCs/>
              </w:rPr>
              <w:t>01</w:t>
            </w:r>
            <w:r w:rsidRPr="00F24919">
              <w:rPr>
                <w:rFonts w:cs="Arial"/>
                <w:iCs/>
              </w:rPr>
              <w:t>/</w:t>
            </w:r>
            <w:r>
              <w:rPr>
                <w:rFonts w:cs="Arial"/>
                <w:iCs/>
              </w:rPr>
              <w:t>09</w:t>
            </w:r>
            <w:r w:rsidRPr="00F24919">
              <w:rPr>
                <w:rFonts w:cs="Arial"/>
                <w:iCs/>
              </w:rPr>
              <w:t>/20</w:t>
            </w:r>
            <w:r>
              <w:rPr>
                <w:rFonts w:cs="Arial"/>
                <w:iCs/>
              </w:rPr>
              <w:t>20</w:t>
            </w:r>
          </w:p>
        </w:tc>
      </w:tr>
      <w:tr w:rsidR="00D7579E" w:rsidRPr="002D7F08" w14:paraId="2D82CC02" w14:textId="77777777" w:rsidTr="00D7579E">
        <w:trPr>
          <w:cantSplit/>
          <w:jc w:val="center"/>
        </w:trPr>
        <w:tc>
          <w:tcPr>
            <w:tcW w:w="1090" w:type="dxa"/>
            <w:shd w:val="clear" w:color="auto" w:fill="auto"/>
            <w:vAlign w:val="center"/>
          </w:tcPr>
          <w:p w14:paraId="13A56975" w14:textId="24EFE9ED" w:rsidR="00D7579E" w:rsidRPr="002D7F08" w:rsidRDefault="00D7579E" w:rsidP="00D7579E">
            <w:pPr>
              <w:jc w:val="center"/>
              <w:rPr>
                <w:rFonts w:cs="Arial"/>
                <w:i/>
                <w:vanish/>
                <w:color w:val="0000FF"/>
              </w:rPr>
            </w:pPr>
            <w:r w:rsidRPr="00F24919">
              <w:rPr>
                <w:rFonts w:cs="Arial"/>
                <w:iCs/>
              </w:rPr>
              <w:t>1.</w:t>
            </w:r>
            <w:r>
              <w:rPr>
                <w:rFonts w:cs="Arial"/>
                <w:iCs/>
              </w:rPr>
              <w:t>1</w:t>
            </w:r>
          </w:p>
        </w:tc>
        <w:tc>
          <w:tcPr>
            <w:tcW w:w="3902" w:type="dxa"/>
            <w:shd w:val="clear" w:color="auto" w:fill="auto"/>
            <w:vAlign w:val="center"/>
          </w:tcPr>
          <w:p w14:paraId="4BCB7403" w14:textId="22EDE844" w:rsidR="00D7579E" w:rsidRPr="002D7F08" w:rsidRDefault="00D7579E" w:rsidP="00D7579E">
            <w:pPr>
              <w:rPr>
                <w:rFonts w:cs="Arial"/>
                <w:i/>
                <w:vanish/>
                <w:color w:val="0000FF"/>
              </w:rPr>
            </w:pPr>
            <w:r w:rsidRPr="00F24919">
              <w:rPr>
                <w:rFonts w:cs="Arial"/>
                <w:iCs/>
              </w:rPr>
              <w:t>Versión aprobada para firma</w:t>
            </w:r>
            <w:r w:rsidRPr="00F24919">
              <w:rPr>
                <w:rFonts w:cs="Arial"/>
                <w:iCs/>
                <w:vanish/>
              </w:rPr>
              <w:t>Version aprobada para firma</w:t>
            </w:r>
          </w:p>
        </w:tc>
        <w:tc>
          <w:tcPr>
            <w:tcW w:w="2440" w:type="dxa"/>
            <w:shd w:val="clear" w:color="auto" w:fill="auto"/>
            <w:vAlign w:val="center"/>
          </w:tcPr>
          <w:p w14:paraId="572E6E01" w14:textId="1BF430E7" w:rsidR="00D7579E" w:rsidRPr="002D7F08" w:rsidRDefault="00D7579E" w:rsidP="00D7579E">
            <w:pPr>
              <w:rPr>
                <w:rFonts w:cs="Arial"/>
              </w:rPr>
            </w:pPr>
            <w:r>
              <w:rPr>
                <w:rFonts w:cs="Arial"/>
                <w:iCs/>
              </w:rPr>
              <w:t>Jesús Nataren</w:t>
            </w:r>
          </w:p>
        </w:tc>
        <w:tc>
          <w:tcPr>
            <w:tcW w:w="1288" w:type="dxa"/>
            <w:vAlign w:val="center"/>
          </w:tcPr>
          <w:p w14:paraId="2B3F112E" w14:textId="0204CA3D" w:rsidR="00D7579E" w:rsidRPr="002D7F08" w:rsidRDefault="00D7579E" w:rsidP="00D7579E">
            <w:pPr>
              <w:jc w:val="center"/>
            </w:pPr>
            <w:r>
              <w:rPr>
                <w:rFonts w:cs="Arial"/>
                <w:iCs/>
              </w:rPr>
              <w:t>01</w:t>
            </w:r>
            <w:r w:rsidRPr="00F24919">
              <w:rPr>
                <w:rFonts w:cs="Arial"/>
                <w:iCs/>
              </w:rPr>
              <w:t>/</w:t>
            </w:r>
            <w:r>
              <w:rPr>
                <w:rFonts w:cs="Arial"/>
                <w:iCs/>
              </w:rPr>
              <w:t>09</w:t>
            </w:r>
            <w:r w:rsidRPr="00F24919">
              <w:rPr>
                <w:rFonts w:cs="Arial"/>
                <w:iCs/>
              </w:rPr>
              <w:t>/2020</w:t>
            </w:r>
          </w:p>
        </w:tc>
      </w:tr>
      <w:tr w:rsidR="00D7579E" w:rsidRPr="002D7F08" w14:paraId="7B358AED" w14:textId="77777777" w:rsidTr="00D02E31">
        <w:trPr>
          <w:cantSplit/>
          <w:jc w:val="center"/>
          <w:hidden/>
        </w:trPr>
        <w:tc>
          <w:tcPr>
            <w:tcW w:w="1090" w:type="dxa"/>
            <w:vAlign w:val="center"/>
          </w:tcPr>
          <w:p w14:paraId="0DD92858" w14:textId="77777777" w:rsidR="00D7579E" w:rsidRPr="002D7F08" w:rsidRDefault="00D7579E" w:rsidP="00D7579E">
            <w:pPr>
              <w:jc w:val="center"/>
              <w:rPr>
                <w:rFonts w:cs="Arial"/>
                <w:i/>
                <w:vanish/>
                <w:color w:val="0000FF"/>
              </w:rPr>
            </w:pPr>
            <w:r w:rsidRPr="002D7F08">
              <w:rPr>
                <w:rFonts w:cs="Arial"/>
                <w:i/>
                <w:vanish/>
                <w:color w:val="0000FF"/>
              </w:rPr>
              <w:t>1.2</w:t>
            </w:r>
          </w:p>
        </w:tc>
        <w:tc>
          <w:tcPr>
            <w:tcW w:w="3902" w:type="dxa"/>
            <w:vAlign w:val="center"/>
          </w:tcPr>
          <w:p w14:paraId="5EED739C" w14:textId="77777777" w:rsidR="00D7579E" w:rsidRPr="002D7F08" w:rsidRDefault="00D7579E" w:rsidP="00D7579E">
            <w:pPr>
              <w:rPr>
                <w:rFonts w:cs="Arial"/>
                <w:i/>
                <w:vanish/>
                <w:color w:val="0000FF"/>
              </w:rPr>
            </w:pPr>
            <w:r w:rsidRPr="002D7F08">
              <w:rPr>
                <w:rFonts w:cs="Arial"/>
                <w:i/>
                <w:vanish/>
                <w:color w:val="0000FF"/>
              </w:rPr>
              <w:t>Versión aprobada para firma</w:t>
            </w:r>
          </w:p>
        </w:tc>
        <w:tc>
          <w:tcPr>
            <w:tcW w:w="2440" w:type="dxa"/>
            <w:vAlign w:val="center"/>
          </w:tcPr>
          <w:p w14:paraId="567917FD" w14:textId="77777777" w:rsidR="00D7579E" w:rsidRPr="002D7F08" w:rsidRDefault="00D7579E" w:rsidP="00D7579E">
            <w:pPr>
              <w:rPr>
                <w:rFonts w:cs="Arial"/>
              </w:rPr>
            </w:pPr>
          </w:p>
        </w:tc>
        <w:tc>
          <w:tcPr>
            <w:tcW w:w="1288" w:type="dxa"/>
          </w:tcPr>
          <w:p w14:paraId="7E9A2976" w14:textId="77777777" w:rsidR="00D7579E" w:rsidRPr="002D7F08" w:rsidRDefault="00D7579E" w:rsidP="00D7579E">
            <w:pPr>
              <w:jc w:val="center"/>
            </w:pPr>
          </w:p>
        </w:tc>
      </w:tr>
      <w:bookmarkEnd w:id="4"/>
    </w:tbl>
    <w:p w14:paraId="501F9810" w14:textId="77777777" w:rsidR="00F7605A" w:rsidRPr="002D7F08" w:rsidRDefault="00F7605A" w:rsidP="006B13A9">
      <w:pPr>
        <w:pStyle w:val="BodyText"/>
        <w:spacing w:before="0" w:after="0"/>
        <w:jc w:val="both"/>
        <w:rPr>
          <w:rFonts w:cs="Arial"/>
          <w:i/>
          <w:color w:val="0000FF"/>
          <w:sz w:val="20"/>
        </w:rPr>
      </w:pPr>
    </w:p>
    <w:p w14:paraId="6719824A" w14:textId="77777777" w:rsidR="00F7605A" w:rsidRPr="002D7F08" w:rsidRDefault="00F7605A" w:rsidP="006B13A9">
      <w:pPr>
        <w:jc w:val="both"/>
        <w:rPr>
          <w:rFonts w:cs="Arial"/>
          <w:i/>
          <w:vanish/>
        </w:rPr>
      </w:pPr>
      <w:r w:rsidRPr="002D7F08">
        <w:rPr>
          <w:rFonts w:cs="Arial"/>
          <w:i/>
          <w:vanish/>
          <w:color w:val="0000FF"/>
        </w:rPr>
        <w:t>Condiciones</w:t>
      </w:r>
    </w:p>
    <w:p w14:paraId="58A840F9" w14:textId="77777777" w:rsidR="00F7605A" w:rsidRPr="002D7F08" w:rsidRDefault="00F7605A" w:rsidP="006B13A9">
      <w:pPr>
        <w:numPr>
          <w:ilvl w:val="0"/>
          <w:numId w:val="16"/>
        </w:numPr>
        <w:jc w:val="both"/>
        <w:rPr>
          <w:rStyle w:val="paratext1"/>
          <w:rFonts w:ascii="Montserrat" w:hAnsi="Montserrat" w:cs="Arial"/>
          <w:i/>
          <w:vanish/>
          <w:color w:val="0000FF"/>
          <w:lang w:val="es-ES"/>
        </w:rPr>
      </w:pPr>
      <w:r w:rsidRPr="002D7F08">
        <w:rPr>
          <w:rFonts w:cs="Arial"/>
          <w:i/>
          <w:vanish/>
          <w:color w:val="0000FF"/>
          <w:lang w:val="es-ES"/>
        </w:rPr>
        <w:t>Si el documento no existe, debe ser elaborado, en caso contrario debe ser actualizado conforme lo requiera el proyecto</w:t>
      </w:r>
      <w:r w:rsidRPr="002D7F08">
        <w:rPr>
          <w:rStyle w:val="paratext1"/>
          <w:rFonts w:ascii="Montserrat" w:hAnsi="Montserrat" w:cs="Arial"/>
          <w:i/>
          <w:vanish/>
          <w:color w:val="0000FF"/>
          <w:lang w:val="es-ES"/>
        </w:rPr>
        <w:t xml:space="preserve"> </w:t>
      </w:r>
    </w:p>
    <w:p w14:paraId="49D18678" w14:textId="77777777" w:rsidR="00F7605A" w:rsidRPr="002D7F08" w:rsidRDefault="00F7605A" w:rsidP="006B13A9">
      <w:pPr>
        <w:jc w:val="both"/>
        <w:rPr>
          <w:rFonts w:cs="Arial"/>
          <w:i/>
          <w:vanish/>
          <w:color w:val="0000FF"/>
          <w:lang w:val="es-ES"/>
        </w:rPr>
      </w:pPr>
    </w:p>
    <w:p w14:paraId="062086A9" w14:textId="77777777" w:rsidR="00F7605A" w:rsidRPr="002D7F08" w:rsidRDefault="00F7605A" w:rsidP="006B13A9">
      <w:pPr>
        <w:jc w:val="both"/>
        <w:rPr>
          <w:rFonts w:cs="Arial"/>
          <w:i/>
          <w:vanish/>
          <w:color w:val="0000FF"/>
        </w:rPr>
      </w:pPr>
      <w:r w:rsidRPr="002D7F08">
        <w:rPr>
          <w:rFonts w:cs="Arial"/>
          <w:i/>
          <w:vanish/>
          <w:color w:val="0000FF"/>
        </w:rPr>
        <w:t>Criterios de aceptación</w:t>
      </w:r>
      <w:r w:rsidR="005757C2" w:rsidRPr="002D7F08">
        <w:rPr>
          <w:rFonts w:cs="Arial"/>
          <w:i/>
          <w:vanish/>
          <w:color w:val="0000FF"/>
        </w:rPr>
        <w:t>:</w:t>
      </w:r>
    </w:p>
    <w:p w14:paraId="28DAA570"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Cada una de las vistas especificadas en esta sección debe poder existir por si misma, de forma que diferentes usuarios puedan centrarse en las cuestiones de la arquitectura del sistema que más les interesen.</w:t>
      </w:r>
    </w:p>
    <w:p w14:paraId="67097B53"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Uno de los “stakeholders” importantes del sistema es la Administración Central de Transformación Tecnológica de la AGCTI del SAT, una de sus preocupaciones relevantes, en su rol de oficina de arquitectura del SAT, es que la descripción arquitectónica debe ser extensa.</w:t>
      </w:r>
    </w:p>
    <w:p w14:paraId="71CCFD7C"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 xml:space="preserve">Otro de los “stakeholders” importantes del sistema es </w:t>
      </w:r>
      <w:r w:rsidR="006325D6" w:rsidRPr="002D7F08">
        <w:rPr>
          <w:rFonts w:cs="Arial"/>
          <w:i/>
          <w:iCs/>
          <w:vanish/>
          <w:color w:val="0000FF"/>
          <w:sz w:val="20"/>
        </w:rPr>
        <w:t>el equipo de arquitectura de las Fábricas de Software (Internas o Externas)</w:t>
      </w:r>
      <w:r w:rsidRPr="002D7F08">
        <w:rPr>
          <w:rFonts w:cs="Arial"/>
          <w:i/>
          <w:iCs/>
          <w:vanish/>
          <w:color w:val="0000FF"/>
          <w:sz w:val="20"/>
        </w:rPr>
        <w:t xml:space="preserve"> en el SAT, una de las preocupaciones relevantes de esta oficina es que la descripción arquitectónica debe ser profunda.</w:t>
      </w:r>
    </w:p>
    <w:p w14:paraId="6025722F" w14:textId="77777777" w:rsidR="001D7D31" w:rsidRPr="002D7F08" w:rsidRDefault="001D7D31"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Debe asegurarse la consistencia entre vistas para apegarse al estándar ANSI/IEEE 1471-2000.</w:t>
      </w:r>
    </w:p>
    <w:p w14:paraId="179A63E5"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A continuación</w:t>
      </w:r>
      <w:r w:rsidR="0081193C" w:rsidRPr="002D7F08">
        <w:rPr>
          <w:rFonts w:cs="Arial"/>
          <w:i/>
          <w:iCs/>
          <w:vanish/>
          <w:color w:val="0000FF"/>
          <w:sz w:val="20"/>
        </w:rPr>
        <w:t>,</w:t>
      </w:r>
      <w:r w:rsidRPr="002D7F08">
        <w:rPr>
          <w:rFonts w:cs="Arial"/>
          <w:i/>
          <w:iCs/>
          <w:vanish/>
          <w:color w:val="0000FF"/>
          <w:sz w:val="20"/>
        </w:rPr>
        <w:t xml:space="preserve"> se explica que significa que la descripción arquitectónica sea extensa y profunda</w:t>
      </w:r>
    </w:p>
    <w:p w14:paraId="18F71479" w14:textId="77777777" w:rsidR="00060A8C" w:rsidRPr="002D7F08" w:rsidRDefault="00060A8C" w:rsidP="005E6AD3">
      <w:pPr>
        <w:pStyle w:val="BodyText"/>
        <w:numPr>
          <w:ilvl w:val="1"/>
          <w:numId w:val="18"/>
        </w:numPr>
        <w:jc w:val="both"/>
        <w:rPr>
          <w:rFonts w:cs="Arial"/>
          <w:i/>
          <w:iCs/>
          <w:vanish/>
          <w:color w:val="0000FF"/>
          <w:sz w:val="20"/>
        </w:rPr>
      </w:pPr>
      <w:r w:rsidRPr="002D7F08">
        <w:rPr>
          <w:rFonts w:cs="Arial"/>
          <w:i/>
          <w:iCs/>
          <w:vanish/>
          <w:color w:val="0000FF"/>
          <w:sz w:val="20"/>
        </w:rPr>
        <w:t>Que la descripción arquitectónica sea extensa significa que sus diferentes vistas deben brindar una visión completa del problema que se pretende resolver con la arquitectura, así como una visión completa desde los diferentes puntos de vista de la solución descrita por esta arquitectura. El hecho de que la descripción arquitectónica sea extensa ó completa no significa que sea detallada. De hecho, una descripción completa y detallada es el modelo de diseño del sistema.</w:t>
      </w:r>
    </w:p>
    <w:p w14:paraId="59D915FC" w14:textId="77777777" w:rsidR="00060A8C" w:rsidRPr="002D7F08" w:rsidRDefault="00060A8C" w:rsidP="005E6AD3">
      <w:pPr>
        <w:pStyle w:val="BodyText"/>
        <w:numPr>
          <w:ilvl w:val="1"/>
          <w:numId w:val="18"/>
        </w:numPr>
        <w:jc w:val="both"/>
        <w:rPr>
          <w:rFonts w:cs="Arial"/>
          <w:i/>
          <w:iCs/>
          <w:vanish/>
          <w:color w:val="0000FF"/>
          <w:sz w:val="20"/>
        </w:rPr>
      </w:pPr>
      <w:r w:rsidRPr="002D7F08">
        <w:rPr>
          <w:rFonts w:cs="Arial"/>
          <w:i/>
          <w:iCs/>
          <w:vanish/>
          <w:color w:val="0000FF"/>
          <w:sz w:val="20"/>
        </w:rPr>
        <w:t>Que la descripción arquitectónica sea profunda significa que la descripción arquitectónica debe ser capaz de ser utilizada, a través de sus diferentes puntos de vista, como referencia para la realización del diseño detallado y la construcción del sistema.</w:t>
      </w:r>
    </w:p>
    <w:p w14:paraId="782D4EF1" w14:textId="77777777" w:rsidR="00410ECF" w:rsidRPr="002D7F08" w:rsidRDefault="00410ECF" w:rsidP="00410ECF">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Se debe describir claramente y con exactidud la lista de software de despliegue de la aplicación, considerando que l</w:t>
      </w:r>
      <w:r w:rsidRPr="002D7F08">
        <w:rPr>
          <w:rFonts w:cs="Arial"/>
          <w:i/>
          <w:vanish/>
          <w:color w:val="0000FF"/>
          <w:sz w:val="20"/>
        </w:rPr>
        <w:t>as versiones deberán de estar identificadas como vigentes en el ciclo de vida de Software del MTR.</w:t>
      </w:r>
    </w:p>
    <w:p w14:paraId="7D3A710D" w14:textId="77777777" w:rsidR="00060A8C" w:rsidRPr="002D7F08" w:rsidRDefault="00060A8C" w:rsidP="006B13A9">
      <w:pPr>
        <w:ind w:left="360"/>
        <w:jc w:val="both"/>
        <w:rPr>
          <w:rFonts w:cs="Arial"/>
          <w:i/>
          <w:vanish/>
          <w:color w:val="333399"/>
        </w:rPr>
      </w:pPr>
    </w:p>
    <w:p w14:paraId="46100984" w14:textId="77777777" w:rsidR="00060A8C" w:rsidRPr="002D7F08" w:rsidRDefault="00060A8C" w:rsidP="006B13A9">
      <w:pPr>
        <w:ind w:left="360"/>
        <w:jc w:val="both"/>
        <w:rPr>
          <w:rFonts w:cs="Arial"/>
          <w:b/>
          <w:i/>
          <w:vanish/>
          <w:color w:val="0000FF"/>
        </w:rPr>
      </w:pPr>
      <w:r w:rsidRPr="002D7F08">
        <w:rPr>
          <w:rFonts w:cs="Arial"/>
          <w:b/>
          <w:i/>
          <w:vanish/>
          <w:color w:val="0000FF"/>
        </w:rPr>
        <w:t>Metas y guías de arquitectura</w:t>
      </w:r>
    </w:p>
    <w:p w14:paraId="7049E84A"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Describir las metas y guías que debe satisfacer la arquitectura, estas metas y guías podrán ser usadas para validar la arquitectura.</w:t>
      </w:r>
    </w:p>
    <w:p w14:paraId="5E6148D4"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Hacer una selección de los principios guía que aplican para esta solución y detallar la forma en que la solución se adhiere a dichos principios.</w:t>
      </w:r>
    </w:p>
    <w:p w14:paraId="5533E739"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Los principios guía deben estar aterrizados a mecanismos de diseño específicos.</w:t>
      </w:r>
    </w:p>
    <w:p w14:paraId="433A595D"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Adoptar FURPS+ para la preclasificación de los requerimientos no funcionales.</w:t>
      </w:r>
    </w:p>
    <w:p w14:paraId="30830E97"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Se debe indicar la manera en que se medirá si el sistema cumple o no con los requerimientos no funcionales.</w:t>
      </w:r>
    </w:p>
    <w:p w14:paraId="2ED38D79" w14:textId="77777777" w:rsidR="00060A8C" w:rsidRPr="002D7F08" w:rsidRDefault="00060A8C" w:rsidP="006B13A9">
      <w:pPr>
        <w:ind w:left="360"/>
        <w:jc w:val="both"/>
        <w:rPr>
          <w:rFonts w:cs="Arial"/>
          <w:i/>
          <w:vanish/>
          <w:color w:val="0000FF"/>
        </w:rPr>
      </w:pPr>
    </w:p>
    <w:p w14:paraId="04E733E7" w14:textId="77777777" w:rsidR="00060A8C" w:rsidRPr="002D7F08" w:rsidRDefault="00060A8C" w:rsidP="006B13A9">
      <w:pPr>
        <w:ind w:left="360"/>
        <w:jc w:val="both"/>
        <w:rPr>
          <w:rFonts w:cs="Arial"/>
          <w:b/>
          <w:i/>
          <w:vanish/>
          <w:color w:val="0000FF"/>
        </w:rPr>
      </w:pPr>
      <w:r w:rsidRPr="002D7F08">
        <w:rPr>
          <w:rFonts w:cs="Arial"/>
          <w:b/>
          <w:i/>
          <w:vanish/>
          <w:color w:val="0000FF"/>
        </w:rPr>
        <w:t>Vista de casos de uso</w:t>
      </w:r>
    </w:p>
    <w:p w14:paraId="34BEC956"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Especificar una vista de casos de uso del sistema, incluyendo los casos de uso que describen el comportamiento del sistema, tal y como será visto por los usuarios finales, analistas y realizadores de pruebas. Emplear los diagramas de casos de uso para modelar los aspectos estáticos, y los diagramas de interacción, los diagramas de estados y los diagramas de actividades para modelar los aspectos dinámicos.</w:t>
      </w:r>
    </w:p>
    <w:p w14:paraId="163EA65C"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Esta vista, para ser completa y cubrir la preocupación de que cubra toda la extensión del alcance de la solución deberá incluir un modelo completo de casos de uso. Si ya se tiene dicho modelo hacer referencia al mismo.</w:t>
      </w:r>
    </w:p>
    <w:p w14:paraId="7C80E126"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Incluir el diagrama de los casos de uso considerados arquitectónicamente significativos, esto es, que contengan la funcionalidad central requerida por el proyecto, así como una breve descripción de los mismos.</w:t>
      </w:r>
    </w:p>
    <w:p w14:paraId="774A64D0"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Se debe dar una justificación de las razones que llevaron a la selección de esos casos de uso significativos. En esta justificación se debe incluir el conjunto de requerimientos no funcionales que se relacionan con del conjunto de casos de uso seleccionados como significativos.</w:t>
      </w:r>
    </w:p>
    <w:p w14:paraId="7C0A830F" w14:textId="77777777" w:rsidR="00060A8C" w:rsidRPr="002D7F08" w:rsidRDefault="00060A8C" w:rsidP="006B13A9">
      <w:pPr>
        <w:ind w:left="360"/>
        <w:jc w:val="both"/>
        <w:rPr>
          <w:rFonts w:cs="Arial"/>
          <w:i/>
          <w:vanish/>
          <w:color w:val="333399"/>
        </w:rPr>
      </w:pPr>
    </w:p>
    <w:p w14:paraId="3A52CE43" w14:textId="77777777" w:rsidR="00060A8C" w:rsidRPr="002D7F08" w:rsidRDefault="00060A8C" w:rsidP="006B13A9">
      <w:pPr>
        <w:ind w:left="360"/>
        <w:jc w:val="both"/>
        <w:rPr>
          <w:rFonts w:cs="Arial"/>
          <w:b/>
          <w:i/>
          <w:vanish/>
          <w:color w:val="0000FF"/>
        </w:rPr>
      </w:pPr>
      <w:r w:rsidRPr="002D7F08">
        <w:rPr>
          <w:rFonts w:cs="Arial"/>
          <w:b/>
          <w:i/>
          <w:vanish/>
          <w:color w:val="0000FF"/>
        </w:rPr>
        <w:t>Vista de datos</w:t>
      </w:r>
    </w:p>
    <w:p w14:paraId="15BFA4E7"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En esta vista deberá integrarse un modelo de objetos de negocio (Business Object Model ó BOM) completo, dicho modelo de objetos de negocio para cumplir con el criterio de completez deberá estar detallado al nivel de definir los atributos de las clases, así como sus correspondientes dominios.</w:t>
      </w:r>
    </w:p>
    <w:p w14:paraId="7425ED1C"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Incluir un diagrama de flujo de información con notación de procesos.</w:t>
      </w:r>
    </w:p>
    <w:p w14:paraId="6E06380A" w14:textId="77777777" w:rsidR="00060A8C" w:rsidRPr="002D7F08" w:rsidRDefault="00060A8C" w:rsidP="006B13A9">
      <w:pPr>
        <w:ind w:left="360"/>
        <w:jc w:val="both"/>
        <w:rPr>
          <w:rFonts w:cs="Arial"/>
          <w:b/>
          <w:i/>
          <w:vanish/>
          <w:color w:val="0000FF"/>
        </w:rPr>
      </w:pPr>
      <w:r w:rsidRPr="002D7F08">
        <w:rPr>
          <w:rFonts w:cs="Arial"/>
          <w:b/>
          <w:i/>
          <w:vanish/>
          <w:color w:val="0000FF"/>
        </w:rPr>
        <w:t>Vista lógica</w:t>
      </w:r>
    </w:p>
    <w:p w14:paraId="7FA0D4FC"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Especificar una vista de diseño del sistema, incluyendo las clases, interfaces y colaboraciones que forman el vocabulario del problema y su solución. Emplear los diagramas de clases y de objetos para modelar aspectos estáticos, y los diagramas de interacción, los diagramas de estados y los diagramas de actividades para modelar los aspectos dinámicos.</w:t>
      </w:r>
    </w:p>
    <w:p w14:paraId="5817C367"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Esta vista debe soportar principalmente los requisitos funcionales del sistema, entendiendo por ello los servicios que el sistema debería proporcionar a sus usuarios finales.</w:t>
      </w:r>
    </w:p>
    <w:p w14:paraId="22B02A00"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Durante la etapa de análisis, incluir en esta sección el mapa arquitectónico de la solución, esto es, la organización de los elementos que componen la solución propuesta en paquetes. Durante la etapa de diseño se trabajaría en la realización de los casos de uso considerados como arquitectónicamente significativos para dar pie a las actividades de diseño.</w:t>
      </w:r>
    </w:p>
    <w:p w14:paraId="5B4804D6"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Si se cuenta con una especificación de un componente reutilizable, incluir la referencia al documento.</w:t>
      </w:r>
    </w:p>
    <w:p w14:paraId="74EE607A"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 importante que se agregue narrativa de los modelos para el entendimiento de los mismos.</w:t>
      </w:r>
    </w:p>
    <w:p w14:paraId="77F8273F" w14:textId="77777777" w:rsidR="00060A8C" w:rsidRPr="002D7F08" w:rsidRDefault="00060A8C" w:rsidP="006B13A9">
      <w:pPr>
        <w:ind w:left="720"/>
        <w:jc w:val="both"/>
        <w:rPr>
          <w:rFonts w:cs="Arial"/>
          <w:i/>
          <w:vanish/>
          <w:color w:val="333399"/>
        </w:rPr>
      </w:pPr>
    </w:p>
    <w:p w14:paraId="060690B4" w14:textId="77777777" w:rsidR="00060A8C" w:rsidRPr="002D7F08" w:rsidRDefault="00060A8C" w:rsidP="006B13A9">
      <w:pPr>
        <w:ind w:left="360"/>
        <w:jc w:val="both"/>
        <w:rPr>
          <w:rFonts w:cs="Arial"/>
          <w:b/>
          <w:i/>
          <w:vanish/>
          <w:color w:val="0000FF"/>
        </w:rPr>
      </w:pPr>
      <w:r w:rsidRPr="002D7F08">
        <w:rPr>
          <w:rFonts w:cs="Arial"/>
          <w:b/>
          <w:i/>
          <w:vanish/>
          <w:color w:val="0000FF"/>
        </w:rPr>
        <w:t>Vista de procesos</w:t>
      </w:r>
    </w:p>
    <w:p w14:paraId="44EA03C3"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Especificar una vista de procesos del sistema, incluyendo los hilos y procesos que forman los mecanismos de concurrencia y sincronización del sistema. Emplear los mismos diagramas que en la vista de diseño, pero poniendo especial atención en las clases activas y los objetos que representan hilos y procesos.</w:t>
      </w:r>
    </w:p>
    <w:p w14:paraId="609F166C"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Esta vista debe cubrir principalmente el funcionamiento, capacidad de crecimiento y rendimiento del sistema.</w:t>
      </w:r>
    </w:p>
    <w:p w14:paraId="522C0B1E"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Debe descomponer el sistema en procesos ligeros y en agrupaciones de dichos procesos e incluir una breve descripción de los mismos. Se pueden incluir diagramas de las clases involucradas en cada proceso.</w:t>
      </w:r>
    </w:p>
    <w:p w14:paraId="7EB36E96" w14:textId="77777777" w:rsidR="00060A8C" w:rsidRPr="002D7F08" w:rsidRDefault="00060A8C" w:rsidP="006B13A9">
      <w:pPr>
        <w:ind w:left="720"/>
        <w:jc w:val="both"/>
        <w:rPr>
          <w:rFonts w:cs="Arial"/>
          <w:i/>
          <w:vanish/>
          <w:color w:val="333399"/>
        </w:rPr>
      </w:pPr>
    </w:p>
    <w:p w14:paraId="44A677E3" w14:textId="77777777" w:rsidR="00060A8C" w:rsidRPr="002D7F08" w:rsidRDefault="00060A8C" w:rsidP="006B13A9">
      <w:pPr>
        <w:ind w:left="360"/>
        <w:jc w:val="both"/>
        <w:rPr>
          <w:rFonts w:cs="Arial"/>
          <w:b/>
          <w:i/>
          <w:vanish/>
          <w:color w:val="0000FF"/>
        </w:rPr>
      </w:pPr>
      <w:r w:rsidRPr="002D7F08">
        <w:rPr>
          <w:rFonts w:cs="Arial"/>
          <w:b/>
          <w:i/>
          <w:vanish/>
          <w:color w:val="0000FF"/>
        </w:rPr>
        <w:t>Vista de implementación</w:t>
      </w:r>
    </w:p>
    <w:p w14:paraId="415221FF" w14:textId="77777777" w:rsidR="00D172B5" w:rsidRPr="002D7F08" w:rsidRDefault="00D172B5" w:rsidP="006B13A9">
      <w:pPr>
        <w:ind w:left="360"/>
        <w:jc w:val="both"/>
        <w:rPr>
          <w:rFonts w:cs="Arial"/>
          <w:b/>
          <w:i/>
          <w:vanish/>
          <w:color w:val="0000FF"/>
        </w:rPr>
      </w:pPr>
    </w:p>
    <w:p w14:paraId="06EF0803"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Especificar una vista de implementación del sistema, incluyendo los componentes que se utilizaran para ensamblar y hacer disponible el sistema físico. Emplear los diagramas de componentes para modelar los aspectos estáticos, y los diagramas de interacción, los diagramas de estados y los diagramas de actividades para modelar los aspectos dinámicos.</w:t>
      </w:r>
    </w:p>
    <w:p w14:paraId="1B12FC6F"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Describir la solución en capas y descomponer cada capa en componentes mostrando la interacción entre estos.</w:t>
      </w:r>
    </w:p>
    <w:p w14:paraId="426B01A5" w14:textId="77777777" w:rsidR="00060A8C" w:rsidRPr="002D7F08" w:rsidRDefault="00060A8C" w:rsidP="006B13A9">
      <w:pPr>
        <w:pStyle w:val="BodyText"/>
        <w:numPr>
          <w:ilvl w:val="3"/>
          <w:numId w:val="18"/>
        </w:numPr>
        <w:jc w:val="both"/>
        <w:rPr>
          <w:rFonts w:cs="Arial"/>
          <w:i/>
          <w:iCs/>
          <w:vanish/>
          <w:color w:val="0000FF"/>
          <w:sz w:val="20"/>
        </w:rPr>
      </w:pPr>
      <w:r w:rsidRPr="002D7F08">
        <w:rPr>
          <w:rFonts w:cs="Arial"/>
          <w:i/>
          <w:iCs/>
          <w:vanish/>
          <w:color w:val="0000FF"/>
          <w:sz w:val="20"/>
        </w:rPr>
        <w:t>Capa de Presentación.</w:t>
      </w:r>
    </w:p>
    <w:p w14:paraId="1E2AF02F" w14:textId="77777777" w:rsidR="00060A8C" w:rsidRPr="002D7F08" w:rsidRDefault="00060A8C" w:rsidP="006B13A9">
      <w:pPr>
        <w:pStyle w:val="BodyText"/>
        <w:numPr>
          <w:ilvl w:val="3"/>
          <w:numId w:val="18"/>
        </w:numPr>
        <w:jc w:val="both"/>
        <w:rPr>
          <w:rFonts w:cs="Arial"/>
          <w:i/>
          <w:iCs/>
          <w:vanish/>
          <w:color w:val="0000FF"/>
          <w:sz w:val="20"/>
        </w:rPr>
      </w:pPr>
      <w:r w:rsidRPr="002D7F08">
        <w:rPr>
          <w:rFonts w:cs="Arial"/>
          <w:i/>
          <w:iCs/>
          <w:vanish/>
          <w:color w:val="0000FF"/>
          <w:sz w:val="20"/>
        </w:rPr>
        <w:t>Capa de Servicios.</w:t>
      </w:r>
    </w:p>
    <w:p w14:paraId="704CFB5C" w14:textId="77777777" w:rsidR="00060A8C" w:rsidRPr="002D7F08" w:rsidRDefault="00060A8C" w:rsidP="006B13A9">
      <w:pPr>
        <w:pStyle w:val="BodyText"/>
        <w:numPr>
          <w:ilvl w:val="3"/>
          <w:numId w:val="18"/>
        </w:numPr>
        <w:jc w:val="both"/>
        <w:rPr>
          <w:rFonts w:cs="Arial"/>
          <w:i/>
          <w:iCs/>
          <w:vanish/>
          <w:color w:val="0000FF"/>
          <w:sz w:val="20"/>
        </w:rPr>
      </w:pPr>
      <w:r w:rsidRPr="002D7F08">
        <w:rPr>
          <w:rFonts w:cs="Arial"/>
          <w:i/>
          <w:iCs/>
          <w:vanish/>
          <w:color w:val="0000FF"/>
          <w:sz w:val="20"/>
        </w:rPr>
        <w:t>Capa de Negocio.</w:t>
      </w:r>
    </w:p>
    <w:p w14:paraId="5453F2C7" w14:textId="77777777" w:rsidR="00060A8C" w:rsidRPr="002D7F08" w:rsidRDefault="00060A8C" w:rsidP="006B13A9">
      <w:pPr>
        <w:pStyle w:val="BodyText"/>
        <w:numPr>
          <w:ilvl w:val="3"/>
          <w:numId w:val="18"/>
        </w:numPr>
        <w:jc w:val="both"/>
        <w:rPr>
          <w:rFonts w:cs="Arial"/>
          <w:i/>
          <w:iCs/>
          <w:vanish/>
          <w:color w:val="0000FF"/>
          <w:sz w:val="20"/>
        </w:rPr>
      </w:pPr>
      <w:r w:rsidRPr="002D7F08">
        <w:rPr>
          <w:rFonts w:cs="Arial"/>
          <w:i/>
          <w:iCs/>
          <w:vanish/>
          <w:color w:val="0000FF"/>
          <w:sz w:val="20"/>
        </w:rPr>
        <w:t>Capa de Datos.</w:t>
      </w:r>
    </w:p>
    <w:p w14:paraId="3395ADF6"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Cada una de las capas puede contener un conjunto de componentes de ejecución, por ejemplo en la capa de coreografía de negocio se encuentran componentes de reglas de negocio.</w:t>
      </w:r>
    </w:p>
    <w:p w14:paraId="103F7EE7"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Para cada uno de los componentes de ejecución deben definirse mecanismos de implementación de manera que se cuente con una descripción de los mecanismos de implementación de cada capa. Es posible que estos mecanismos de implementación estén establecidos en documentos de estándares, en cuyo caso se debe hacer referencia a dichos estándares.</w:t>
      </w:r>
    </w:p>
    <w:p w14:paraId="6EF410CC"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Si los mecanismos de implementación se basan en estándares, este documento debe especificar la forma como la arquitectura que se está describiendo adopta el estándar.</w:t>
      </w:r>
    </w:p>
    <w:p w14:paraId="24355ABF"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Lineamientos generales:</w:t>
      </w:r>
    </w:p>
    <w:p w14:paraId="2DE715F3"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Aplicar nombres descriptivos a los componentes arquitectónicos.</w:t>
      </w:r>
    </w:p>
    <w:p w14:paraId="1541C679"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Aplicar convenciones de nombrado específicas del ambiente a los componentes de diseño detallado.</w:t>
      </w:r>
    </w:p>
    <w:p w14:paraId="1767D678"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Aplicar estereotipos de manera consistente.</w:t>
      </w:r>
    </w:p>
    <w:p w14:paraId="059B6A27"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Evitar modelar componentes de datos y de interfaz de usuario.</w:t>
      </w:r>
    </w:p>
    <w:p w14:paraId="36440241"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Aplicar el estereotipo “Componente” de manera consistente.</w:t>
      </w:r>
    </w:p>
    <w:p w14:paraId="6A175845"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Mostrar solamente las interfaces relevantes.</w:t>
      </w:r>
    </w:p>
    <w:p w14:paraId="1CA2350C"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Modelar las dependencias de izquierda a derecha.</w:t>
      </w:r>
    </w:p>
    <w:p w14:paraId="15D9C901"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Hacer que los componentes solamente sean dependientes de las interfaces.</w:t>
      </w:r>
    </w:p>
    <w:p w14:paraId="5F00F551"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Evitar modelar dependencias de compilación.</w:t>
      </w:r>
    </w:p>
    <w:p w14:paraId="42D008FB"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Asociar una descripción a cada uno de los diagramas de esta vista para facilitar su comprensión.</w:t>
      </w:r>
    </w:p>
    <w:p w14:paraId="41F555E2" w14:textId="77777777" w:rsidR="006C2C90" w:rsidRPr="002D7F08" w:rsidRDefault="006C2C90" w:rsidP="006B13A9">
      <w:pPr>
        <w:ind w:left="720"/>
        <w:jc w:val="both"/>
        <w:rPr>
          <w:rFonts w:cs="Arial"/>
          <w:i/>
          <w:vanish/>
          <w:color w:val="333399"/>
        </w:rPr>
      </w:pPr>
    </w:p>
    <w:p w14:paraId="7BEC8AA0" w14:textId="77777777" w:rsidR="006C2C90" w:rsidRPr="002D7F08" w:rsidRDefault="006C2C90" w:rsidP="006B13A9">
      <w:pPr>
        <w:ind w:left="360"/>
        <w:jc w:val="both"/>
        <w:rPr>
          <w:rFonts w:cs="Arial"/>
          <w:b/>
          <w:i/>
          <w:vanish/>
          <w:color w:val="0000FF"/>
        </w:rPr>
      </w:pPr>
      <w:r w:rsidRPr="002D7F08">
        <w:rPr>
          <w:rFonts w:cs="Arial"/>
          <w:b/>
          <w:i/>
          <w:vanish/>
          <w:color w:val="0000FF"/>
        </w:rPr>
        <w:t>Vista de despliegue</w:t>
      </w:r>
    </w:p>
    <w:p w14:paraId="3C8F1FED"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Especificar la vista de despliegue del sistema, incluyendo los nodos que forman la topología del hardware sobre la que se ejecuta el sistema. Emplear los diagramas de despliegue para modelar los aspectos estáticos, y los diagramas de interacción, los diagramas de estados y los diagramas de actividades para modelar los aspectos dinámicos.</w:t>
      </w:r>
    </w:p>
    <w:p w14:paraId="59C88E0E"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Modelar los patrones arquitectónicos y los patrones de diseño que configuran cada uno de estos modelos mediante colaboraciones.</w:t>
      </w:r>
    </w:p>
    <w:p w14:paraId="7DFE8972"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Describir la configuración redes y hardware en los que se instalará y ejecutará la aplicación</w:t>
      </w:r>
    </w:p>
    <w:p w14:paraId="28EBDCDE"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Se deberá crear un modelo de despliegue en UML para:</w:t>
      </w:r>
    </w:p>
    <w:p w14:paraId="7B84ED43"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Explorar los puntos importantes involucrados en la instalación del sistema en producción.</w:t>
      </w:r>
    </w:p>
    <w:p w14:paraId="358F2185" w14:textId="77777777" w:rsidR="00060A8C"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Explorar las dependencias que el sistema tiene con otros sistemas que actualmente se encuentran en operación ó que se planea operar en el ambiente de producción</w:t>
      </w:r>
    </w:p>
    <w:p w14:paraId="4F05C0A9" w14:textId="77777777" w:rsidR="002B65BB" w:rsidRPr="002D7F08" w:rsidRDefault="002B65BB" w:rsidP="002B65BB">
      <w:pPr>
        <w:pStyle w:val="BodyText"/>
        <w:jc w:val="both"/>
        <w:rPr>
          <w:rFonts w:cs="Arial"/>
          <w:i/>
          <w:iCs/>
          <w:vanish/>
          <w:color w:val="0000FF"/>
          <w:sz w:val="20"/>
        </w:rPr>
      </w:pPr>
    </w:p>
    <w:p w14:paraId="2ABCE8F7" w14:textId="77777777" w:rsidR="002B65BB" w:rsidRPr="002D7F08" w:rsidRDefault="00632E19" w:rsidP="00452BF4">
      <w:pPr>
        <w:jc w:val="both"/>
        <w:rPr>
          <w:rFonts w:cs="Arial"/>
          <w:b/>
          <w:i/>
          <w:vanish/>
          <w:color w:val="0000FF"/>
        </w:rPr>
      </w:pPr>
      <w:r w:rsidRPr="002D7F08">
        <w:rPr>
          <w:rFonts w:cs="Arial"/>
          <w:b/>
          <w:i/>
          <w:vanish/>
          <w:color w:val="0000FF"/>
        </w:rPr>
        <w:t>Vista Lógica de Infrestructura</w:t>
      </w:r>
    </w:p>
    <w:p w14:paraId="2C420FD8" w14:textId="77777777" w:rsidR="00452BF4" w:rsidRPr="002D7F08" w:rsidRDefault="00452BF4" w:rsidP="00452BF4">
      <w:pPr>
        <w:jc w:val="both"/>
        <w:rPr>
          <w:rFonts w:cs="Arial"/>
          <w:b/>
          <w:i/>
          <w:vanish/>
          <w:color w:val="0000FF"/>
        </w:rPr>
      </w:pPr>
    </w:p>
    <w:p w14:paraId="7D668936" w14:textId="77777777" w:rsidR="00632E19" w:rsidRPr="002D7F08" w:rsidRDefault="00452BF4" w:rsidP="00632E19">
      <w:pPr>
        <w:autoSpaceDE w:val="0"/>
        <w:autoSpaceDN w:val="0"/>
        <w:adjustRightInd w:val="0"/>
        <w:spacing w:after="200" w:line="276" w:lineRule="auto"/>
        <w:rPr>
          <w:rFonts w:cs="Arial"/>
          <w:i/>
          <w:vanish/>
          <w:color w:val="0000FF"/>
        </w:rPr>
      </w:pPr>
      <w:r w:rsidRPr="002D7F08">
        <w:rPr>
          <w:rFonts w:cs="Arial"/>
          <w:i/>
          <w:vanish/>
          <w:color w:val="0000FF"/>
        </w:rPr>
        <w:t>Especificar una vista lógica de insfraestructura para</w:t>
      </w:r>
      <w:r w:rsidR="00632E19" w:rsidRPr="002D7F08">
        <w:rPr>
          <w:rFonts w:cs="Arial"/>
          <w:i/>
          <w:vanish/>
          <w:color w:val="0000FF"/>
        </w:rPr>
        <w:t xml:space="preserve"> representa</w:t>
      </w:r>
      <w:r w:rsidRPr="002D7F08">
        <w:rPr>
          <w:rFonts w:cs="Arial"/>
          <w:i/>
          <w:vanish/>
          <w:color w:val="0000FF"/>
        </w:rPr>
        <w:t>r</w:t>
      </w:r>
      <w:r w:rsidR="00632E19" w:rsidRPr="002D7F08">
        <w:rPr>
          <w:rFonts w:cs="Arial"/>
          <w:i/>
          <w:vanish/>
          <w:color w:val="0000FF"/>
        </w:rPr>
        <w:t xml:space="preserve"> los distintos componentes tecnológicos que conforman la solución y las interacciones entre ellos, indicando su distribución en capas y las versiones de los productos de software involucrado, para contar con una base de infraestructura y software que permitan apoyar la implementación de la solución.</w:t>
      </w:r>
    </w:p>
    <w:p w14:paraId="61AAE236" w14:textId="77777777" w:rsidR="00632E19" w:rsidRPr="002D7F08" w:rsidRDefault="00452BF4" w:rsidP="00632E19">
      <w:pPr>
        <w:autoSpaceDE w:val="0"/>
        <w:autoSpaceDN w:val="0"/>
        <w:adjustRightInd w:val="0"/>
        <w:spacing w:after="200" w:line="276" w:lineRule="auto"/>
        <w:rPr>
          <w:rFonts w:cs="Arial"/>
          <w:i/>
          <w:vanish/>
          <w:color w:val="0000FF"/>
        </w:rPr>
      </w:pPr>
      <w:r w:rsidRPr="002D7F08">
        <w:rPr>
          <w:rFonts w:cs="Arial"/>
          <w:i/>
          <w:vanish/>
          <w:color w:val="0000FF"/>
        </w:rPr>
        <w:t>Con el propósito de</w:t>
      </w:r>
      <w:r w:rsidR="00632E19" w:rsidRPr="002D7F08">
        <w:rPr>
          <w:rFonts w:cs="Arial"/>
          <w:i/>
          <w:vanish/>
          <w:color w:val="0000FF"/>
        </w:rPr>
        <w:t xml:space="preserve"> obtener la tipificación y la especificación técnica para la generación de un ambiente no productivo, con el correspondiente sembrado de equipos de un nuevo desarrollo.</w:t>
      </w:r>
    </w:p>
    <w:p w14:paraId="73B52CB9" w14:textId="77777777" w:rsidR="002B65BB" w:rsidRPr="002D7F08" w:rsidRDefault="002B65BB" w:rsidP="002B65BB">
      <w:pPr>
        <w:pStyle w:val="BodyText"/>
        <w:jc w:val="both"/>
        <w:rPr>
          <w:rFonts w:cs="Arial"/>
          <w:i/>
          <w:iCs/>
          <w:vanish/>
          <w:color w:val="0000FF"/>
          <w:sz w:val="20"/>
        </w:rPr>
      </w:pPr>
    </w:p>
    <w:p w14:paraId="08819FC2" w14:textId="77777777" w:rsidR="002B65BB" w:rsidRPr="002D7F08" w:rsidRDefault="002B65BB" w:rsidP="002B65BB">
      <w:pPr>
        <w:pStyle w:val="BodyText"/>
        <w:jc w:val="both"/>
        <w:rPr>
          <w:rFonts w:cs="Arial"/>
          <w:i/>
          <w:iCs/>
          <w:vanish/>
          <w:color w:val="0000FF"/>
          <w:sz w:val="20"/>
        </w:rPr>
      </w:pPr>
    </w:p>
    <w:p w14:paraId="6FDA9457" w14:textId="77777777" w:rsidR="002B65BB" w:rsidRPr="002D7F08" w:rsidRDefault="002B65BB" w:rsidP="002B65BB">
      <w:pPr>
        <w:pStyle w:val="BodyText"/>
        <w:jc w:val="both"/>
        <w:rPr>
          <w:rFonts w:cs="Arial"/>
          <w:i/>
          <w:iCs/>
          <w:vanish/>
          <w:color w:val="0000FF"/>
          <w:sz w:val="20"/>
        </w:rPr>
      </w:pPr>
    </w:p>
    <w:p w14:paraId="2F79B6A8" w14:textId="77777777" w:rsidR="002B65BB" w:rsidRPr="002D7F08" w:rsidRDefault="002B65BB" w:rsidP="002B65BB">
      <w:pPr>
        <w:pStyle w:val="BodyText"/>
        <w:jc w:val="both"/>
        <w:rPr>
          <w:rFonts w:cs="Arial"/>
          <w:i/>
          <w:iCs/>
          <w:vanish/>
          <w:color w:val="0000FF"/>
          <w:sz w:val="20"/>
        </w:rPr>
      </w:pPr>
    </w:p>
    <w:p w14:paraId="6B6117FB" w14:textId="77777777" w:rsidR="002B65BB" w:rsidRPr="002D7F08" w:rsidRDefault="002B65BB" w:rsidP="002B65BB">
      <w:pPr>
        <w:pStyle w:val="BodyText"/>
        <w:jc w:val="both"/>
        <w:rPr>
          <w:rFonts w:cs="Arial"/>
          <w:i/>
          <w:iCs/>
          <w:vanish/>
          <w:color w:val="0000FF"/>
          <w:sz w:val="20"/>
        </w:rPr>
      </w:pPr>
    </w:p>
    <w:p w14:paraId="06E1E6EE" w14:textId="77777777" w:rsidR="002B65BB" w:rsidRPr="002D7F08" w:rsidRDefault="002B65BB" w:rsidP="002B65BB">
      <w:pPr>
        <w:pStyle w:val="BodyText"/>
        <w:jc w:val="both"/>
        <w:rPr>
          <w:rFonts w:cs="Arial"/>
          <w:i/>
          <w:iCs/>
          <w:vanish/>
          <w:color w:val="0000FF"/>
          <w:sz w:val="20"/>
        </w:rPr>
      </w:pPr>
    </w:p>
    <w:p w14:paraId="2364FDEC" w14:textId="77777777" w:rsidR="002B65BB" w:rsidRPr="002D7F08" w:rsidRDefault="002B65BB" w:rsidP="002B65BB">
      <w:pPr>
        <w:pStyle w:val="BodyText"/>
        <w:jc w:val="both"/>
        <w:rPr>
          <w:rFonts w:cs="Arial"/>
          <w:i/>
          <w:iCs/>
          <w:vanish/>
          <w:color w:val="0000FF"/>
          <w:sz w:val="20"/>
        </w:rPr>
      </w:pPr>
    </w:p>
    <w:p w14:paraId="746E08D1" w14:textId="77777777" w:rsidR="002B65BB" w:rsidRPr="002D7F08" w:rsidRDefault="002B65BB" w:rsidP="002B65BB">
      <w:pPr>
        <w:pStyle w:val="BodyText"/>
        <w:jc w:val="both"/>
        <w:rPr>
          <w:rFonts w:cs="Arial"/>
          <w:i/>
          <w:iCs/>
          <w:vanish/>
          <w:color w:val="0000FF"/>
          <w:sz w:val="20"/>
        </w:rPr>
      </w:pPr>
    </w:p>
    <w:p w14:paraId="3C554212" w14:textId="77777777" w:rsidR="002B65BB" w:rsidRPr="002D7F08" w:rsidRDefault="002B65BB" w:rsidP="002B65BB">
      <w:pPr>
        <w:pStyle w:val="BodyText"/>
        <w:jc w:val="both"/>
        <w:rPr>
          <w:rFonts w:cs="Arial"/>
          <w:i/>
          <w:iCs/>
          <w:vanish/>
          <w:color w:val="0000FF"/>
          <w:sz w:val="20"/>
        </w:rPr>
      </w:pPr>
    </w:p>
    <w:p w14:paraId="2DD48807" w14:textId="77777777" w:rsidR="002B65BB" w:rsidRPr="002D7F08" w:rsidRDefault="002B65BB" w:rsidP="002B65BB">
      <w:pPr>
        <w:pStyle w:val="BodyText"/>
        <w:jc w:val="both"/>
        <w:rPr>
          <w:rFonts w:cs="Arial"/>
          <w:i/>
          <w:iCs/>
          <w:vanish/>
          <w:color w:val="0000FF"/>
          <w:sz w:val="20"/>
        </w:rPr>
      </w:pPr>
    </w:p>
    <w:p w14:paraId="4D734611" w14:textId="77777777" w:rsidR="002B65BB" w:rsidRPr="002D7F08" w:rsidRDefault="002B65BB" w:rsidP="002B65BB">
      <w:pPr>
        <w:pStyle w:val="BodyText"/>
        <w:jc w:val="both"/>
        <w:rPr>
          <w:rFonts w:cs="Arial"/>
          <w:i/>
          <w:iCs/>
          <w:vanish/>
          <w:color w:val="0000FF"/>
          <w:sz w:val="20"/>
        </w:rPr>
      </w:pPr>
    </w:p>
    <w:p w14:paraId="5A53C5A1" w14:textId="77777777" w:rsidR="002B65BB" w:rsidRPr="002D7F08" w:rsidRDefault="002B65BB" w:rsidP="002B65BB">
      <w:pPr>
        <w:pStyle w:val="BodyText"/>
        <w:jc w:val="both"/>
        <w:rPr>
          <w:rFonts w:cs="Arial"/>
          <w:i/>
          <w:iCs/>
          <w:vanish/>
          <w:color w:val="0000FF"/>
          <w:sz w:val="20"/>
        </w:rPr>
      </w:pPr>
    </w:p>
    <w:p w14:paraId="5AD187F4" w14:textId="77777777" w:rsidR="002B65BB" w:rsidRPr="002D7F08" w:rsidRDefault="002B65BB" w:rsidP="002B65BB">
      <w:pPr>
        <w:pStyle w:val="BodyText"/>
        <w:jc w:val="both"/>
        <w:rPr>
          <w:rFonts w:cs="Arial"/>
          <w:i/>
          <w:iCs/>
          <w:vanish/>
          <w:color w:val="0000FF"/>
          <w:sz w:val="20"/>
        </w:rPr>
      </w:pPr>
    </w:p>
    <w:p w14:paraId="33598D02" w14:textId="77777777" w:rsidR="00FF0AFE" w:rsidRPr="002D7F08" w:rsidRDefault="00FF0AFE" w:rsidP="002B65BB">
      <w:pPr>
        <w:pStyle w:val="BodyText"/>
        <w:jc w:val="both"/>
        <w:rPr>
          <w:rFonts w:cs="Arial"/>
          <w:i/>
          <w:iCs/>
          <w:vanish/>
          <w:color w:val="0000FF"/>
          <w:sz w:val="20"/>
        </w:rPr>
      </w:pPr>
    </w:p>
    <w:p w14:paraId="0D8358C0" w14:textId="77777777" w:rsidR="00733581" w:rsidRPr="002D7F08" w:rsidRDefault="00733581">
      <w:pPr>
        <w:pStyle w:val="BodyText"/>
        <w:rPr>
          <w:rFonts w:cs="Arial"/>
          <w:b/>
          <w:sz w:val="20"/>
        </w:rPr>
      </w:pPr>
      <w:r w:rsidRPr="002D7F08">
        <w:rPr>
          <w:rFonts w:cs="Arial"/>
          <w:b/>
          <w:sz w:val="20"/>
        </w:rPr>
        <w:t>Tabla de Contenido</w:t>
      </w:r>
    </w:p>
    <w:p w14:paraId="2381EBBD" w14:textId="2E63CBC3" w:rsidR="00135C04" w:rsidRDefault="006C07CA">
      <w:pPr>
        <w:pStyle w:val="TDC1"/>
        <w:tabs>
          <w:tab w:val="right" w:leader="dot" w:pos="9350"/>
        </w:tabs>
        <w:rPr>
          <w:rFonts w:asciiTheme="minorHAnsi" w:eastAsiaTheme="minorEastAsia" w:hAnsiTheme="minorHAnsi" w:cstheme="minorBidi"/>
          <w:noProof/>
          <w:sz w:val="22"/>
          <w:szCs w:val="22"/>
          <w:lang w:eastAsia="es-MX"/>
        </w:rPr>
      </w:pPr>
      <w:r w:rsidRPr="002D7F08">
        <w:rPr>
          <w:rStyle w:val="Hipervnculo"/>
          <w:rFonts w:cs="Arial"/>
          <w:b/>
          <w:noProof/>
        </w:rPr>
        <w:fldChar w:fldCharType="begin"/>
      </w:r>
      <w:r w:rsidR="00733581" w:rsidRPr="002D7F08">
        <w:rPr>
          <w:rStyle w:val="Hipervnculo"/>
          <w:rFonts w:cs="Arial"/>
          <w:b/>
          <w:noProof/>
        </w:rPr>
        <w:instrText xml:space="preserve"> TOC \o "1-4" \h \z \u </w:instrText>
      </w:r>
      <w:r w:rsidRPr="002D7F08">
        <w:rPr>
          <w:rStyle w:val="Hipervnculo"/>
          <w:rFonts w:cs="Arial"/>
          <w:b/>
          <w:noProof/>
        </w:rPr>
        <w:fldChar w:fldCharType="separate"/>
      </w:r>
      <w:hyperlink w:anchor="_Toc50313859" w:history="1">
        <w:r w:rsidR="00135C04" w:rsidRPr="0029678A">
          <w:rPr>
            <w:rStyle w:val="Hipervnculo"/>
            <w:bCs/>
            <w:noProof/>
            <w:kern w:val="32"/>
            <w:lang w:val="es-ES"/>
          </w:rPr>
          <w:t>Tabla de Versiones y Modificaciones</w:t>
        </w:r>
        <w:r w:rsidR="00135C04">
          <w:rPr>
            <w:noProof/>
            <w:webHidden/>
          </w:rPr>
          <w:tab/>
        </w:r>
        <w:r w:rsidR="00135C04">
          <w:rPr>
            <w:noProof/>
            <w:webHidden/>
          </w:rPr>
          <w:fldChar w:fldCharType="begin"/>
        </w:r>
        <w:r w:rsidR="00135C04">
          <w:rPr>
            <w:noProof/>
            <w:webHidden/>
          </w:rPr>
          <w:instrText xml:space="preserve"> PAGEREF _Toc50313859 \h </w:instrText>
        </w:r>
        <w:r w:rsidR="00135C04">
          <w:rPr>
            <w:noProof/>
            <w:webHidden/>
          </w:rPr>
        </w:r>
        <w:r w:rsidR="00135C04">
          <w:rPr>
            <w:noProof/>
            <w:webHidden/>
          </w:rPr>
          <w:fldChar w:fldCharType="separate"/>
        </w:r>
        <w:r w:rsidR="00135C04">
          <w:rPr>
            <w:noProof/>
            <w:webHidden/>
          </w:rPr>
          <w:t>1</w:t>
        </w:r>
        <w:r w:rsidR="00135C04">
          <w:rPr>
            <w:noProof/>
            <w:webHidden/>
          </w:rPr>
          <w:fldChar w:fldCharType="end"/>
        </w:r>
      </w:hyperlink>
    </w:p>
    <w:p w14:paraId="4A3D6429" w14:textId="60979C6A" w:rsidR="00135C04" w:rsidRDefault="00280D74">
      <w:pPr>
        <w:pStyle w:val="TDC2"/>
        <w:tabs>
          <w:tab w:val="right" w:leader="dot" w:pos="9350"/>
        </w:tabs>
        <w:rPr>
          <w:rFonts w:asciiTheme="minorHAnsi" w:eastAsiaTheme="minorEastAsia" w:hAnsiTheme="minorHAnsi" w:cstheme="minorBidi"/>
          <w:noProof/>
          <w:sz w:val="22"/>
          <w:szCs w:val="22"/>
          <w:lang w:eastAsia="es-MX"/>
        </w:rPr>
      </w:pPr>
      <w:hyperlink w:anchor="_Toc50313860" w:history="1">
        <w:r w:rsidR="00135C04" w:rsidRPr="0029678A">
          <w:rPr>
            <w:rStyle w:val="Hipervnculo"/>
            <w:rFonts w:cs="Arial"/>
            <w:noProof/>
          </w:rPr>
          <w:t>Resumen</w:t>
        </w:r>
        <w:r w:rsidR="00135C04">
          <w:rPr>
            <w:noProof/>
            <w:webHidden/>
          </w:rPr>
          <w:tab/>
        </w:r>
        <w:r w:rsidR="00135C04">
          <w:rPr>
            <w:noProof/>
            <w:webHidden/>
          </w:rPr>
          <w:fldChar w:fldCharType="begin"/>
        </w:r>
        <w:r w:rsidR="00135C04">
          <w:rPr>
            <w:noProof/>
            <w:webHidden/>
          </w:rPr>
          <w:instrText xml:space="preserve"> PAGEREF _Toc50313860 \h </w:instrText>
        </w:r>
        <w:r w:rsidR="00135C04">
          <w:rPr>
            <w:noProof/>
            <w:webHidden/>
          </w:rPr>
        </w:r>
        <w:r w:rsidR="00135C04">
          <w:rPr>
            <w:noProof/>
            <w:webHidden/>
          </w:rPr>
          <w:fldChar w:fldCharType="separate"/>
        </w:r>
        <w:r w:rsidR="00135C04">
          <w:rPr>
            <w:noProof/>
            <w:webHidden/>
          </w:rPr>
          <w:t>2</w:t>
        </w:r>
        <w:r w:rsidR="00135C04">
          <w:rPr>
            <w:noProof/>
            <w:webHidden/>
          </w:rPr>
          <w:fldChar w:fldCharType="end"/>
        </w:r>
      </w:hyperlink>
    </w:p>
    <w:p w14:paraId="30386312" w14:textId="1B6EC143" w:rsidR="00135C04" w:rsidRDefault="00280D74">
      <w:pPr>
        <w:pStyle w:val="TDC3"/>
        <w:tabs>
          <w:tab w:val="right" w:leader="dot" w:pos="9350"/>
        </w:tabs>
        <w:rPr>
          <w:rFonts w:asciiTheme="minorHAnsi" w:eastAsiaTheme="minorEastAsia" w:hAnsiTheme="minorHAnsi" w:cstheme="minorBidi"/>
          <w:noProof/>
          <w:sz w:val="22"/>
          <w:szCs w:val="22"/>
          <w:lang w:eastAsia="es-MX"/>
        </w:rPr>
      </w:pPr>
      <w:hyperlink w:anchor="_Toc50313861" w:history="1">
        <w:r w:rsidR="00135C04" w:rsidRPr="0029678A">
          <w:rPr>
            <w:rStyle w:val="Hipervnculo"/>
            <w:rFonts w:cs="Arial"/>
            <w:b/>
            <w:noProof/>
          </w:rPr>
          <w:t>Contexto del problema/oportunidad</w:t>
        </w:r>
        <w:r w:rsidR="00135C04">
          <w:rPr>
            <w:noProof/>
            <w:webHidden/>
          </w:rPr>
          <w:tab/>
        </w:r>
        <w:r w:rsidR="00135C04">
          <w:rPr>
            <w:noProof/>
            <w:webHidden/>
          </w:rPr>
          <w:fldChar w:fldCharType="begin"/>
        </w:r>
        <w:r w:rsidR="00135C04">
          <w:rPr>
            <w:noProof/>
            <w:webHidden/>
          </w:rPr>
          <w:instrText xml:space="preserve"> PAGEREF _Toc50313861 \h </w:instrText>
        </w:r>
        <w:r w:rsidR="00135C04">
          <w:rPr>
            <w:noProof/>
            <w:webHidden/>
          </w:rPr>
        </w:r>
        <w:r w:rsidR="00135C04">
          <w:rPr>
            <w:noProof/>
            <w:webHidden/>
          </w:rPr>
          <w:fldChar w:fldCharType="separate"/>
        </w:r>
        <w:r w:rsidR="00135C04">
          <w:rPr>
            <w:noProof/>
            <w:webHidden/>
          </w:rPr>
          <w:t>2</w:t>
        </w:r>
        <w:r w:rsidR="00135C04">
          <w:rPr>
            <w:noProof/>
            <w:webHidden/>
          </w:rPr>
          <w:fldChar w:fldCharType="end"/>
        </w:r>
      </w:hyperlink>
    </w:p>
    <w:p w14:paraId="7E3D6BC6" w14:textId="04ADD4F4" w:rsidR="00135C04" w:rsidRDefault="00280D74">
      <w:pPr>
        <w:pStyle w:val="TDC3"/>
        <w:tabs>
          <w:tab w:val="right" w:leader="dot" w:pos="9350"/>
        </w:tabs>
        <w:rPr>
          <w:rFonts w:asciiTheme="minorHAnsi" w:eastAsiaTheme="minorEastAsia" w:hAnsiTheme="minorHAnsi" w:cstheme="minorBidi"/>
          <w:noProof/>
          <w:sz w:val="22"/>
          <w:szCs w:val="22"/>
          <w:lang w:eastAsia="es-MX"/>
        </w:rPr>
      </w:pPr>
      <w:hyperlink w:anchor="_Toc50313862" w:history="1">
        <w:r w:rsidR="00135C04" w:rsidRPr="0029678A">
          <w:rPr>
            <w:rStyle w:val="Hipervnculo"/>
            <w:rFonts w:cs="Arial"/>
            <w:b/>
            <w:noProof/>
          </w:rPr>
          <w:t>Solución</w:t>
        </w:r>
        <w:r w:rsidR="00135C04">
          <w:rPr>
            <w:noProof/>
            <w:webHidden/>
          </w:rPr>
          <w:tab/>
        </w:r>
        <w:r w:rsidR="00135C04">
          <w:rPr>
            <w:noProof/>
            <w:webHidden/>
          </w:rPr>
          <w:fldChar w:fldCharType="begin"/>
        </w:r>
        <w:r w:rsidR="00135C04">
          <w:rPr>
            <w:noProof/>
            <w:webHidden/>
          </w:rPr>
          <w:instrText xml:space="preserve"> PAGEREF _Toc50313862 \h </w:instrText>
        </w:r>
        <w:r w:rsidR="00135C04">
          <w:rPr>
            <w:noProof/>
            <w:webHidden/>
          </w:rPr>
        </w:r>
        <w:r w:rsidR="00135C04">
          <w:rPr>
            <w:noProof/>
            <w:webHidden/>
          </w:rPr>
          <w:fldChar w:fldCharType="separate"/>
        </w:r>
        <w:r w:rsidR="00135C04">
          <w:rPr>
            <w:noProof/>
            <w:webHidden/>
          </w:rPr>
          <w:t>3</w:t>
        </w:r>
        <w:r w:rsidR="00135C04">
          <w:rPr>
            <w:noProof/>
            <w:webHidden/>
          </w:rPr>
          <w:fldChar w:fldCharType="end"/>
        </w:r>
      </w:hyperlink>
    </w:p>
    <w:p w14:paraId="155C7AA7" w14:textId="573C65A5" w:rsidR="00135C04" w:rsidRDefault="00280D74">
      <w:pPr>
        <w:pStyle w:val="TDC2"/>
        <w:tabs>
          <w:tab w:val="right" w:leader="dot" w:pos="9350"/>
        </w:tabs>
        <w:rPr>
          <w:rFonts w:asciiTheme="minorHAnsi" w:eastAsiaTheme="minorEastAsia" w:hAnsiTheme="minorHAnsi" w:cstheme="minorBidi"/>
          <w:noProof/>
          <w:sz w:val="22"/>
          <w:szCs w:val="22"/>
          <w:lang w:eastAsia="es-MX"/>
        </w:rPr>
      </w:pPr>
      <w:hyperlink w:anchor="_Toc50313863" w:history="1">
        <w:r w:rsidR="00135C04" w:rsidRPr="0029678A">
          <w:rPr>
            <w:rStyle w:val="Hipervnculo"/>
            <w:bCs/>
            <w:noProof/>
          </w:rPr>
          <w:t>Arquitectura de TI</w:t>
        </w:r>
        <w:r w:rsidR="00135C04">
          <w:rPr>
            <w:noProof/>
            <w:webHidden/>
          </w:rPr>
          <w:tab/>
        </w:r>
        <w:r w:rsidR="00135C04">
          <w:rPr>
            <w:noProof/>
            <w:webHidden/>
          </w:rPr>
          <w:fldChar w:fldCharType="begin"/>
        </w:r>
        <w:r w:rsidR="00135C04">
          <w:rPr>
            <w:noProof/>
            <w:webHidden/>
          </w:rPr>
          <w:instrText xml:space="preserve"> PAGEREF _Toc50313863 \h </w:instrText>
        </w:r>
        <w:r w:rsidR="00135C04">
          <w:rPr>
            <w:noProof/>
            <w:webHidden/>
          </w:rPr>
        </w:r>
        <w:r w:rsidR="00135C04">
          <w:rPr>
            <w:noProof/>
            <w:webHidden/>
          </w:rPr>
          <w:fldChar w:fldCharType="separate"/>
        </w:r>
        <w:r w:rsidR="00135C04">
          <w:rPr>
            <w:noProof/>
            <w:webHidden/>
          </w:rPr>
          <w:t>4</w:t>
        </w:r>
        <w:r w:rsidR="00135C04">
          <w:rPr>
            <w:noProof/>
            <w:webHidden/>
          </w:rPr>
          <w:fldChar w:fldCharType="end"/>
        </w:r>
      </w:hyperlink>
    </w:p>
    <w:p w14:paraId="17DA058E" w14:textId="6CA59D7C" w:rsidR="00135C04" w:rsidRDefault="00280D74">
      <w:pPr>
        <w:pStyle w:val="TDC3"/>
        <w:tabs>
          <w:tab w:val="right" w:leader="dot" w:pos="9350"/>
        </w:tabs>
        <w:rPr>
          <w:rFonts w:asciiTheme="minorHAnsi" w:eastAsiaTheme="minorEastAsia" w:hAnsiTheme="minorHAnsi" w:cstheme="minorBidi"/>
          <w:noProof/>
          <w:sz w:val="22"/>
          <w:szCs w:val="22"/>
          <w:lang w:eastAsia="es-MX"/>
        </w:rPr>
      </w:pPr>
      <w:hyperlink w:anchor="_Toc50313864" w:history="1">
        <w:r w:rsidR="00135C04" w:rsidRPr="0029678A">
          <w:rPr>
            <w:rStyle w:val="Hipervnculo"/>
            <w:b/>
            <w:bCs/>
            <w:noProof/>
          </w:rPr>
          <w:t>Metas y guías de arquitectura</w:t>
        </w:r>
        <w:r w:rsidR="00135C04">
          <w:rPr>
            <w:noProof/>
            <w:webHidden/>
          </w:rPr>
          <w:tab/>
        </w:r>
        <w:r w:rsidR="00135C04">
          <w:rPr>
            <w:noProof/>
            <w:webHidden/>
          </w:rPr>
          <w:fldChar w:fldCharType="begin"/>
        </w:r>
        <w:r w:rsidR="00135C04">
          <w:rPr>
            <w:noProof/>
            <w:webHidden/>
          </w:rPr>
          <w:instrText xml:space="preserve"> PAGEREF _Toc50313864 \h </w:instrText>
        </w:r>
        <w:r w:rsidR="00135C04">
          <w:rPr>
            <w:noProof/>
            <w:webHidden/>
          </w:rPr>
        </w:r>
        <w:r w:rsidR="00135C04">
          <w:rPr>
            <w:noProof/>
            <w:webHidden/>
          </w:rPr>
          <w:fldChar w:fldCharType="separate"/>
        </w:r>
        <w:r w:rsidR="00135C04">
          <w:rPr>
            <w:noProof/>
            <w:webHidden/>
          </w:rPr>
          <w:t>4</w:t>
        </w:r>
        <w:r w:rsidR="00135C04">
          <w:rPr>
            <w:noProof/>
            <w:webHidden/>
          </w:rPr>
          <w:fldChar w:fldCharType="end"/>
        </w:r>
      </w:hyperlink>
    </w:p>
    <w:p w14:paraId="2213C47F" w14:textId="52673341" w:rsidR="00135C04" w:rsidRDefault="00280D74">
      <w:pPr>
        <w:pStyle w:val="TDC3"/>
        <w:tabs>
          <w:tab w:val="right" w:leader="dot" w:pos="9350"/>
        </w:tabs>
        <w:rPr>
          <w:rFonts w:asciiTheme="minorHAnsi" w:eastAsiaTheme="minorEastAsia" w:hAnsiTheme="minorHAnsi" w:cstheme="minorBidi"/>
          <w:noProof/>
          <w:sz w:val="22"/>
          <w:szCs w:val="22"/>
          <w:lang w:eastAsia="es-MX"/>
        </w:rPr>
      </w:pPr>
      <w:hyperlink w:anchor="_Toc50313865" w:history="1">
        <w:r w:rsidR="00135C04" w:rsidRPr="0029678A">
          <w:rPr>
            <w:rStyle w:val="Hipervnculo"/>
            <w:b/>
            <w:bCs/>
            <w:noProof/>
          </w:rPr>
          <w:t>Vista de casos de uso</w:t>
        </w:r>
        <w:r w:rsidR="00135C04">
          <w:rPr>
            <w:noProof/>
            <w:webHidden/>
          </w:rPr>
          <w:tab/>
        </w:r>
        <w:r w:rsidR="00135C04">
          <w:rPr>
            <w:noProof/>
            <w:webHidden/>
          </w:rPr>
          <w:fldChar w:fldCharType="begin"/>
        </w:r>
        <w:r w:rsidR="00135C04">
          <w:rPr>
            <w:noProof/>
            <w:webHidden/>
          </w:rPr>
          <w:instrText xml:space="preserve"> PAGEREF _Toc50313865 \h </w:instrText>
        </w:r>
        <w:r w:rsidR="00135C04">
          <w:rPr>
            <w:noProof/>
            <w:webHidden/>
          </w:rPr>
        </w:r>
        <w:r w:rsidR="00135C04">
          <w:rPr>
            <w:noProof/>
            <w:webHidden/>
          </w:rPr>
          <w:fldChar w:fldCharType="separate"/>
        </w:r>
        <w:r w:rsidR="00135C04">
          <w:rPr>
            <w:noProof/>
            <w:webHidden/>
          </w:rPr>
          <w:t>5</w:t>
        </w:r>
        <w:r w:rsidR="00135C04">
          <w:rPr>
            <w:noProof/>
            <w:webHidden/>
          </w:rPr>
          <w:fldChar w:fldCharType="end"/>
        </w:r>
      </w:hyperlink>
    </w:p>
    <w:p w14:paraId="6B66008B" w14:textId="6E01ECD3" w:rsidR="00135C04" w:rsidRDefault="00280D74">
      <w:pPr>
        <w:pStyle w:val="TDC3"/>
        <w:tabs>
          <w:tab w:val="right" w:leader="dot" w:pos="9350"/>
        </w:tabs>
        <w:rPr>
          <w:rFonts w:asciiTheme="minorHAnsi" w:eastAsiaTheme="minorEastAsia" w:hAnsiTheme="minorHAnsi" w:cstheme="minorBidi"/>
          <w:noProof/>
          <w:sz w:val="22"/>
          <w:szCs w:val="22"/>
          <w:lang w:eastAsia="es-MX"/>
        </w:rPr>
      </w:pPr>
      <w:hyperlink w:anchor="_Toc50313866" w:history="1">
        <w:r w:rsidR="00135C04" w:rsidRPr="0029678A">
          <w:rPr>
            <w:rStyle w:val="Hipervnculo"/>
            <w:b/>
            <w:bCs/>
            <w:noProof/>
          </w:rPr>
          <w:t>Vista de datos</w:t>
        </w:r>
        <w:r w:rsidR="00135C04">
          <w:rPr>
            <w:noProof/>
            <w:webHidden/>
          </w:rPr>
          <w:tab/>
        </w:r>
        <w:r w:rsidR="00135C04">
          <w:rPr>
            <w:noProof/>
            <w:webHidden/>
          </w:rPr>
          <w:fldChar w:fldCharType="begin"/>
        </w:r>
        <w:r w:rsidR="00135C04">
          <w:rPr>
            <w:noProof/>
            <w:webHidden/>
          </w:rPr>
          <w:instrText xml:space="preserve"> PAGEREF _Toc50313866 \h </w:instrText>
        </w:r>
        <w:r w:rsidR="00135C04">
          <w:rPr>
            <w:noProof/>
            <w:webHidden/>
          </w:rPr>
        </w:r>
        <w:r w:rsidR="00135C04">
          <w:rPr>
            <w:noProof/>
            <w:webHidden/>
          </w:rPr>
          <w:fldChar w:fldCharType="separate"/>
        </w:r>
        <w:r w:rsidR="00135C04">
          <w:rPr>
            <w:noProof/>
            <w:webHidden/>
          </w:rPr>
          <w:t>6</w:t>
        </w:r>
        <w:r w:rsidR="00135C04">
          <w:rPr>
            <w:noProof/>
            <w:webHidden/>
          </w:rPr>
          <w:fldChar w:fldCharType="end"/>
        </w:r>
      </w:hyperlink>
    </w:p>
    <w:p w14:paraId="432FCE7B" w14:textId="70136E22" w:rsidR="00135C04" w:rsidRDefault="00280D74">
      <w:pPr>
        <w:pStyle w:val="TDC3"/>
        <w:tabs>
          <w:tab w:val="right" w:leader="dot" w:pos="9350"/>
        </w:tabs>
        <w:rPr>
          <w:rFonts w:asciiTheme="minorHAnsi" w:eastAsiaTheme="minorEastAsia" w:hAnsiTheme="minorHAnsi" w:cstheme="minorBidi"/>
          <w:noProof/>
          <w:sz w:val="22"/>
          <w:szCs w:val="22"/>
          <w:lang w:eastAsia="es-MX"/>
        </w:rPr>
      </w:pPr>
      <w:hyperlink w:anchor="_Toc50313867" w:history="1">
        <w:r w:rsidR="00135C04" w:rsidRPr="0029678A">
          <w:rPr>
            <w:rStyle w:val="Hipervnculo"/>
            <w:b/>
            <w:bCs/>
            <w:noProof/>
          </w:rPr>
          <w:t>Vista lógica</w:t>
        </w:r>
        <w:r w:rsidR="00135C04">
          <w:rPr>
            <w:noProof/>
            <w:webHidden/>
          </w:rPr>
          <w:tab/>
        </w:r>
        <w:r w:rsidR="00135C04">
          <w:rPr>
            <w:noProof/>
            <w:webHidden/>
          </w:rPr>
          <w:fldChar w:fldCharType="begin"/>
        </w:r>
        <w:r w:rsidR="00135C04">
          <w:rPr>
            <w:noProof/>
            <w:webHidden/>
          </w:rPr>
          <w:instrText xml:space="preserve"> PAGEREF _Toc50313867 \h </w:instrText>
        </w:r>
        <w:r w:rsidR="00135C04">
          <w:rPr>
            <w:noProof/>
            <w:webHidden/>
          </w:rPr>
        </w:r>
        <w:r w:rsidR="00135C04">
          <w:rPr>
            <w:noProof/>
            <w:webHidden/>
          </w:rPr>
          <w:fldChar w:fldCharType="separate"/>
        </w:r>
        <w:r w:rsidR="00135C04">
          <w:rPr>
            <w:noProof/>
            <w:webHidden/>
          </w:rPr>
          <w:t>7</w:t>
        </w:r>
        <w:r w:rsidR="00135C04">
          <w:rPr>
            <w:noProof/>
            <w:webHidden/>
          </w:rPr>
          <w:fldChar w:fldCharType="end"/>
        </w:r>
      </w:hyperlink>
    </w:p>
    <w:p w14:paraId="1C111370" w14:textId="1759F24C" w:rsidR="00135C04" w:rsidRDefault="00280D74">
      <w:pPr>
        <w:pStyle w:val="TDC3"/>
        <w:tabs>
          <w:tab w:val="right" w:leader="dot" w:pos="9350"/>
        </w:tabs>
        <w:rPr>
          <w:rFonts w:asciiTheme="minorHAnsi" w:eastAsiaTheme="minorEastAsia" w:hAnsiTheme="minorHAnsi" w:cstheme="minorBidi"/>
          <w:noProof/>
          <w:sz w:val="22"/>
          <w:szCs w:val="22"/>
          <w:lang w:eastAsia="es-MX"/>
        </w:rPr>
      </w:pPr>
      <w:hyperlink w:anchor="_Toc50313868" w:history="1">
        <w:r w:rsidR="00135C04" w:rsidRPr="0029678A">
          <w:rPr>
            <w:rStyle w:val="Hipervnculo"/>
            <w:b/>
            <w:bCs/>
            <w:noProof/>
          </w:rPr>
          <w:t>Vista de procesos</w:t>
        </w:r>
        <w:r w:rsidR="00135C04">
          <w:rPr>
            <w:noProof/>
            <w:webHidden/>
          </w:rPr>
          <w:tab/>
        </w:r>
        <w:r w:rsidR="00135C04">
          <w:rPr>
            <w:noProof/>
            <w:webHidden/>
          </w:rPr>
          <w:fldChar w:fldCharType="begin"/>
        </w:r>
        <w:r w:rsidR="00135C04">
          <w:rPr>
            <w:noProof/>
            <w:webHidden/>
          </w:rPr>
          <w:instrText xml:space="preserve"> PAGEREF _Toc50313868 \h </w:instrText>
        </w:r>
        <w:r w:rsidR="00135C04">
          <w:rPr>
            <w:noProof/>
            <w:webHidden/>
          </w:rPr>
        </w:r>
        <w:r w:rsidR="00135C04">
          <w:rPr>
            <w:noProof/>
            <w:webHidden/>
          </w:rPr>
          <w:fldChar w:fldCharType="separate"/>
        </w:r>
        <w:r w:rsidR="00135C04">
          <w:rPr>
            <w:noProof/>
            <w:webHidden/>
          </w:rPr>
          <w:t>8</w:t>
        </w:r>
        <w:r w:rsidR="00135C04">
          <w:rPr>
            <w:noProof/>
            <w:webHidden/>
          </w:rPr>
          <w:fldChar w:fldCharType="end"/>
        </w:r>
      </w:hyperlink>
    </w:p>
    <w:p w14:paraId="56235F7E" w14:textId="0885698A" w:rsidR="00135C04" w:rsidRDefault="00280D74">
      <w:pPr>
        <w:pStyle w:val="TDC3"/>
        <w:tabs>
          <w:tab w:val="right" w:leader="dot" w:pos="9350"/>
        </w:tabs>
        <w:rPr>
          <w:rFonts w:asciiTheme="minorHAnsi" w:eastAsiaTheme="minorEastAsia" w:hAnsiTheme="minorHAnsi" w:cstheme="minorBidi"/>
          <w:noProof/>
          <w:sz w:val="22"/>
          <w:szCs w:val="22"/>
          <w:lang w:eastAsia="es-MX"/>
        </w:rPr>
      </w:pPr>
      <w:hyperlink w:anchor="_Toc50313869" w:history="1">
        <w:r w:rsidR="00135C04" w:rsidRPr="0029678A">
          <w:rPr>
            <w:rStyle w:val="Hipervnculo"/>
            <w:b/>
            <w:bCs/>
            <w:noProof/>
          </w:rPr>
          <w:t>vista de implementación</w:t>
        </w:r>
        <w:r w:rsidR="00135C04">
          <w:rPr>
            <w:noProof/>
            <w:webHidden/>
          </w:rPr>
          <w:tab/>
        </w:r>
        <w:r w:rsidR="00135C04">
          <w:rPr>
            <w:noProof/>
            <w:webHidden/>
          </w:rPr>
          <w:fldChar w:fldCharType="begin"/>
        </w:r>
        <w:r w:rsidR="00135C04">
          <w:rPr>
            <w:noProof/>
            <w:webHidden/>
          </w:rPr>
          <w:instrText xml:space="preserve"> PAGEREF _Toc50313869 \h </w:instrText>
        </w:r>
        <w:r w:rsidR="00135C04">
          <w:rPr>
            <w:noProof/>
            <w:webHidden/>
          </w:rPr>
        </w:r>
        <w:r w:rsidR="00135C04">
          <w:rPr>
            <w:noProof/>
            <w:webHidden/>
          </w:rPr>
          <w:fldChar w:fldCharType="separate"/>
        </w:r>
        <w:r w:rsidR="00135C04">
          <w:rPr>
            <w:noProof/>
            <w:webHidden/>
          </w:rPr>
          <w:t>9</w:t>
        </w:r>
        <w:r w:rsidR="00135C04">
          <w:rPr>
            <w:noProof/>
            <w:webHidden/>
          </w:rPr>
          <w:fldChar w:fldCharType="end"/>
        </w:r>
      </w:hyperlink>
    </w:p>
    <w:p w14:paraId="26133A45" w14:textId="69C02ABD" w:rsidR="00135C04" w:rsidRDefault="00280D74">
      <w:pPr>
        <w:pStyle w:val="TDC3"/>
        <w:tabs>
          <w:tab w:val="right" w:leader="dot" w:pos="9350"/>
        </w:tabs>
        <w:rPr>
          <w:rFonts w:asciiTheme="minorHAnsi" w:eastAsiaTheme="minorEastAsia" w:hAnsiTheme="minorHAnsi" w:cstheme="minorBidi"/>
          <w:noProof/>
          <w:sz w:val="22"/>
          <w:szCs w:val="22"/>
          <w:lang w:eastAsia="es-MX"/>
        </w:rPr>
      </w:pPr>
      <w:hyperlink w:anchor="_Toc50313870" w:history="1">
        <w:r w:rsidR="00135C04" w:rsidRPr="0029678A">
          <w:rPr>
            <w:rStyle w:val="Hipervnculo"/>
            <w:b/>
            <w:bCs/>
            <w:noProof/>
          </w:rPr>
          <w:t>Vista de despliegue</w:t>
        </w:r>
        <w:r w:rsidR="00135C04">
          <w:rPr>
            <w:noProof/>
            <w:webHidden/>
          </w:rPr>
          <w:tab/>
        </w:r>
        <w:r w:rsidR="00135C04">
          <w:rPr>
            <w:noProof/>
            <w:webHidden/>
          </w:rPr>
          <w:fldChar w:fldCharType="begin"/>
        </w:r>
        <w:r w:rsidR="00135C04">
          <w:rPr>
            <w:noProof/>
            <w:webHidden/>
          </w:rPr>
          <w:instrText xml:space="preserve"> PAGEREF _Toc50313870 \h </w:instrText>
        </w:r>
        <w:r w:rsidR="00135C04">
          <w:rPr>
            <w:noProof/>
            <w:webHidden/>
          </w:rPr>
        </w:r>
        <w:r w:rsidR="00135C04">
          <w:rPr>
            <w:noProof/>
            <w:webHidden/>
          </w:rPr>
          <w:fldChar w:fldCharType="separate"/>
        </w:r>
        <w:r w:rsidR="00135C04">
          <w:rPr>
            <w:noProof/>
            <w:webHidden/>
          </w:rPr>
          <w:t>10</w:t>
        </w:r>
        <w:r w:rsidR="00135C04">
          <w:rPr>
            <w:noProof/>
            <w:webHidden/>
          </w:rPr>
          <w:fldChar w:fldCharType="end"/>
        </w:r>
      </w:hyperlink>
    </w:p>
    <w:p w14:paraId="4AAF2635" w14:textId="77B44FF5" w:rsidR="00135C04" w:rsidRDefault="00280D74">
      <w:pPr>
        <w:pStyle w:val="TDC2"/>
        <w:tabs>
          <w:tab w:val="right" w:leader="dot" w:pos="9350"/>
        </w:tabs>
        <w:rPr>
          <w:rFonts w:asciiTheme="minorHAnsi" w:eastAsiaTheme="minorEastAsia" w:hAnsiTheme="minorHAnsi" w:cstheme="minorBidi"/>
          <w:noProof/>
          <w:sz w:val="22"/>
          <w:szCs w:val="22"/>
          <w:lang w:eastAsia="es-MX"/>
        </w:rPr>
      </w:pPr>
      <w:hyperlink w:anchor="_Toc50313871" w:history="1">
        <w:r w:rsidR="00135C04" w:rsidRPr="0029678A">
          <w:rPr>
            <w:rStyle w:val="Hipervnculo"/>
            <w:bCs/>
            <w:noProof/>
          </w:rPr>
          <w:t>Consideraciones Generales</w:t>
        </w:r>
        <w:r w:rsidR="00135C04">
          <w:rPr>
            <w:noProof/>
            <w:webHidden/>
          </w:rPr>
          <w:tab/>
        </w:r>
        <w:r w:rsidR="00135C04">
          <w:rPr>
            <w:noProof/>
            <w:webHidden/>
          </w:rPr>
          <w:fldChar w:fldCharType="begin"/>
        </w:r>
        <w:r w:rsidR="00135C04">
          <w:rPr>
            <w:noProof/>
            <w:webHidden/>
          </w:rPr>
          <w:instrText xml:space="preserve"> PAGEREF _Toc50313871 \h </w:instrText>
        </w:r>
        <w:r w:rsidR="00135C04">
          <w:rPr>
            <w:noProof/>
            <w:webHidden/>
          </w:rPr>
        </w:r>
        <w:r w:rsidR="00135C04">
          <w:rPr>
            <w:noProof/>
            <w:webHidden/>
          </w:rPr>
          <w:fldChar w:fldCharType="separate"/>
        </w:r>
        <w:r w:rsidR="00135C04">
          <w:rPr>
            <w:noProof/>
            <w:webHidden/>
          </w:rPr>
          <w:t>14</w:t>
        </w:r>
        <w:r w:rsidR="00135C04">
          <w:rPr>
            <w:noProof/>
            <w:webHidden/>
          </w:rPr>
          <w:fldChar w:fldCharType="end"/>
        </w:r>
      </w:hyperlink>
    </w:p>
    <w:p w14:paraId="3C59A17C" w14:textId="6C361D91" w:rsidR="00135C04" w:rsidRDefault="00280D74">
      <w:pPr>
        <w:pStyle w:val="TDC2"/>
        <w:tabs>
          <w:tab w:val="right" w:leader="dot" w:pos="9350"/>
        </w:tabs>
        <w:rPr>
          <w:rFonts w:asciiTheme="minorHAnsi" w:eastAsiaTheme="minorEastAsia" w:hAnsiTheme="minorHAnsi" w:cstheme="minorBidi"/>
          <w:noProof/>
          <w:sz w:val="22"/>
          <w:szCs w:val="22"/>
          <w:lang w:eastAsia="es-MX"/>
        </w:rPr>
      </w:pPr>
      <w:hyperlink w:anchor="_Toc50313872" w:history="1">
        <w:r w:rsidR="00135C04" w:rsidRPr="0029678A">
          <w:rPr>
            <w:rStyle w:val="Hipervnculo"/>
            <w:bCs/>
            <w:noProof/>
          </w:rPr>
          <w:t>Consideraciones de Seguridad</w:t>
        </w:r>
        <w:r w:rsidR="00135C04">
          <w:rPr>
            <w:noProof/>
            <w:webHidden/>
          </w:rPr>
          <w:tab/>
        </w:r>
        <w:r w:rsidR="00135C04">
          <w:rPr>
            <w:noProof/>
            <w:webHidden/>
          </w:rPr>
          <w:fldChar w:fldCharType="begin"/>
        </w:r>
        <w:r w:rsidR="00135C04">
          <w:rPr>
            <w:noProof/>
            <w:webHidden/>
          </w:rPr>
          <w:instrText xml:space="preserve"> PAGEREF _Toc50313872 \h </w:instrText>
        </w:r>
        <w:r w:rsidR="00135C04">
          <w:rPr>
            <w:noProof/>
            <w:webHidden/>
          </w:rPr>
        </w:r>
        <w:r w:rsidR="00135C04">
          <w:rPr>
            <w:noProof/>
            <w:webHidden/>
          </w:rPr>
          <w:fldChar w:fldCharType="separate"/>
        </w:r>
        <w:r w:rsidR="00135C04">
          <w:rPr>
            <w:noProof/>
            <w:webHidden/>
          </w:rPr>
          <w:t>16</w:t>
        </w:r>
        <w:r w:rsidR="00135C04">
          <w:rPr>
            <w:noProof/>
            <w:webHidden/>
          </w:rPr>
          <w:fldChar w:fldCharType="end"/>
        </w:r>
      </w:hyperlink>
    </w:p>
    <w:p w14:paraId="5594F0E8" w14:textId="23FFB3F5" w:rsidR="00135C04" w:rsidRDefault="00280D74">
      <w:pPr>
        <w:pStyle w:val="TDC2"/>
        <w:tabs>
          <w:tab w:val="right" w:leader="dot" w:pos="9350"/>
        </w:tabs>
        <w:rPr>
          <w:rFonts w:asciiTheme="minorHAnsi" w:eastAsiaTheme="minorEastAsia" w:hAnsiTheme="minorHAnsi" w:cstheme="minorBidi"/>
          <w:noProof/>
          <w:sz w:val="22"/>
          <w:szCs w:val="22"/>
          <w:lang w:eastAsia="es-MX"/>
        </w:rPr>
      </w:pPr>
      <w:hyperlink w:anchor="_Toc50313873" w:history="1">
        <w:r w:rsidR="00135C04" w:rsidRPr="0029678A">
          <w:rPr>
            <w:rStyle w:val="Hipervnculo"/>
            <w:noProof/>
          </w:rPr>
          <w:t>Firmas de Conformidad</w:t>
        </w:r>
        <w:r w:rsidR="00135C04">
          <w:rPr>
            <w:noProof/>
            <w:webHidden/>
          </w:rPr>
          <w:tab/>
        </w:r>
        <w:r w:rsidR="00135C04">
          <w:rPr>
            <w:noProof/>
            <w:webHidden/>
          </w:rPr>
          <w:fldChar w:fldCharType="begin"/>
        </w:r>
        <w:r w:rsidR="00135C04">
          <w:rPr>
            <w:noProof/>
            <w:webHidden/>
          </w:rPr>
          <w:instrText xml:space="preserve"> PAGEREF _Toc50313873 \h </w:instrText>
        </w:r>
        <w:r w:rsidR="00135C04">
          <w:rPr>
            <w:noProof/>
            <w:webHidden/>
          </w:rPr>
        </w:r>
        <w:r w:rsidR="00135C04">
          <w:rPr>
            <w:noProof/>
            <w:webHidden/>
          </w:rPr>
          <w:fldChar w:fldCharType="separate"/>
        </w:r>
        <w:r w:rsidR="00135C04">
          <w:rPr>
            <w:noProof/>
            <w:webHidden/>
          </w:rPr>
          <w:t>19</w:t>
        </w:r>
        <w:r w:rsidR="00135C04">
          <w:rPr>
            <w:noProof/>
            <w:webHidden/>
          </w:rPr>
          <w:fldChar w:fldCharType="end"/>
        </w:r>
      </w:hyperlink>
    </w:p>
    <w:p w14:paraId="49167CE2" w14:textId="4DEACC79" w:rsidR="006B13A9" w:rsidRPr="002D7F08" w:rsidRDefault="006C07CA" w:rsidP="00D662CA">
      <w:pPr>
        <w:pStyle w:val="TDC2"/>
        <w:tabs>
          <w:tab w:val="right" w:leader="dot" w:pos="9350"/>
        </w:tabs>
        <w:ind w:left="0"/>
      </w:pPr>
      <w:r w:rsidRPr="002D7F08">
        <w:rPr>
          <w:rStyle w:val="Hipervnculo"/>
          <w:rFonts w:cs="Arial"/>
          <w:b/>
          <w:noProof/>
        </w:rPr>
        <w:fldChar w:fldCharType="end"/>
      </w:r>
    </w:p>
    <w:p w14:paraId="7EC1CB81" w14:textId="77777777" w:rsidR="00733581" w:rsidRPr="002D7F08" w:rsidRDefault="00733581">
      <w:pPr>
        <w:pStyle w:val="BodyText"/>
        <w:rPr>
          <w:rFonts w:cs="Arial"/>
          <w:sz w:val="20"/>
        </w:rPr>
      </w:pPr>
    </w:p>
    <w:p w14:paraId="6BA91929" w14:textId="77777777" w:rsidR="007F7FFE" w:rsidRPr="002D7F08" w:rsidRDefault="006B13A9" w:rsidP="007F7FFE">
      <w:pPr>
        <w:pStyle w:val="Ttulo2"/>
        <w:rPr>
          <w:rFonts w:ascii="Montserrat" w:hAnsi="Montserrat" w:cs="Arial"/>
          <w:sz w:val="20"/>
        </w:rPr>
      </w:pPr>
      <w:r w:rsidRPr="002D7F08">
        <w:rPr>
          <w:rFonts w:ascii="Montserrat" w:hAnsi="Montserrat" w:cs="Arial"/>
          <w:sz w:val="20"/>
        </w:rPr>
        <w:br w:type="page"/>
      </w:r>
      <w:bookmarkStart w:id="5" w:name="_Toc50313860"/>
      <w:r w:rsidR="007F7FFE" w:rsidRPr="002D7F08">
        <w:rPr>
          <w:rFonts w:ascii="Montserrat" w:hAnsi="Montserrat" w:cs="Arial"/>
          <w:sz w:val="20"/>
        </w:rPr>
        <w:lastRenderedPageBreak/>
        <w:t>Resumen</w:t>
      </w:r>
      <w:bookmarkEnd w:id="5"/>
    </w:p>
    <w:p w14:paraId="51371921" w14:textId="3EC7F97E" w:rsidR="007F7FFE" w:rsidRDefault="007F7FFE" w:rsidP="007F7FFE">
      <w:pPr>
        <w:pStyle w:val="Ttulo3"/>
        <w:rPr>
          <w:rFonts w:cs="Arial"/>
          <w:b/>
        </w:rPr>
      </w:pPr>
      <w:bookmarkStart w:id="6" w:name="_Toc50313861"/>
      <w:r w:rsidRPr="002D7F08">
        <w:rPr>
          <w:rFonts w:cs="Arial"/>
          <w:b/>
        </w:rPr>
        <w:t>Contexto del problema/oportunidad</w:t>
      </w:r>
      <w:bookmarkEnd w:id="6"/>
    </w:p>
    <w:p w14:paraId="2C1617ED" w14:textId="77777777" w:rsidR="00726B83" w:rsidRDefault="00D7579E" w:rsidP="00D7579E">
      <w:pPr>
        <w:pStyle w:val="BodyText"/>
        <w:jc w:val="both"/>
        <w:rPr>
          <w:ins w:id="7" w:author="JORGE ABEL BOLAÑOS NILA" w:date="2020-12-10T14:55:00Z"/>
          <w:rFonts w:cs="Arial"/>
          <w:color w:val="000000"/>
          <w:sz w:val="20"/>
        </w:rPr>
      </w:pPr>
      <w:commentRangeStart w:id="8"/>
      <w:del w:id="9" w:author="JORGE ABEL BOLAÑOS NILA" w:date="2020-12-10T14:55:00Z">
        <w:r w:rsidRPr="00197936" w:rsidDel="00726B83">
          <w:rPr>
            <w:rFonts w:cs="Arial"/>
            <w:color w:val="000000"/>
            <w:sz w:val="20"/>
          </w:rPr>
          <w:delText xml:space="preserve">Se </w:delText>
        </w:r>
        <w:r w:rsidDel="00726B83">
          <w:rPr>
            <w:rFonts w:cs="Arial"/>
            <w:color w:val="000000"/>
            <w:sz w:val="20"/>
          </w:rPr>
          <w:delText>identific</w:delText>
        </w:r>
      </w:del>
      <w:ins w:id="10" w:author="Jesús Hernández Riwes Cruz" w:date="2020-09-10T15:19:00Z">
        <w:del w:id="11" w:author="JORGE ABEL BOLAÑOS NILA" w:date="2020-12-10T14:55:00Z">
          <w:r w:rsidR="00631ED9" w:rsidDel="00726B83">
            <w:rPr>
              <w:rFonts w:cs="Arial"/>
              <w:color w:val="000000"/>
              <w:sz w:val="20"/>
            </w:rPr>
            <w:delText>ó</w:delText>
          </w:r>
        </w:del>
      </w:ins>
      <w:ins w:id="12" w:author="Qualtop" w:date="2020-11-11T16:23:00Z">
        <w:del w:id="13" w:author="JORGE ABEL BOLAÑOS NILA" w:date="2020-12-10T14:55:00Z">
          <w:r w:rsidR="00DA4D19" w:rsidDel="00726B83">
            <w:rPr>
              <w:rFonts w:cs="Arial"/>
              <w:color w:val="000000"/>
              <w:sz w:val="20"/>
            </w:rPr>
            <w:delText xml:space="preserve"> </w:delText>
          </w:r>
        </w:del>
      </w:ins>
      <w:del w:id="14" w:author="JORGE ABEL BOLAÑOS NILA" w:date="2020-12-10T14:55:00Z">
        <w:r w:rsidDel="00726B83">
          <w:rPr>
            <w:rFonts w:cs="Arial"/>
            <w:color w:val="000000"/>
            <w:sz w:val="20"/>
          </w:rPr>
          <w:delText>o que</w:delText>
        </w:r>
        <w:r w:rsidRPr="00197936" w:rsidDel="00726B83">
          <w:rPr>
            <w:rFonts w:cs="Arial"/>
            <w:color w:val="000000"/>
            <w:sz w:val="20"/>
          </w:rPr>
          <w:delText xml:space="preserve"> en la prueba piloto de Sustitutiva, que existe un alto volumen de</w:delText>
        </w:r>
        <w:r w:rsidDel="00726B83">
          <w:rPr>
            <w:rFonts w:cs="Arial"/>
            <w:color w:val="000000"/>
            <w:sz w:val="20"/>
          </w:rPr>
          <w:delText xml:space="preserve"> </w:delText>
        </w:r>
        <w:r w:rsidRPr="00197936" w:rsidDel="00726B83">
          <w:rPr>
            <w:rFonts w:cs="Arial"/>
            <w:color w:val="000000"/>
            <w:sz w:val="20"/>
          </w:rPr>
          <w:delText xml:space="preserve">complementarias que no pudieron ser procesadas de manera automática, </w:delText>
        </w:r>
      </w:del>
      <w:ins w:id="15" w:author="Jesús Hernández Riwes Cruz" w:date="2020-09-10T15:19:00Z">
        <w:del w:id="16" w:author="JORGE ABEL BOLAÑOS NILA" w:date="2020-12-10T14:55:00Z">
          <w:r w:rsidR="00631ED9" w:rsidDel="00726B83">
            <w:rPr>
              <w:rFonts w:cs="Arial"/>
              <w:color w:val="000000"/>
              <w:sz w:val="20"/>
            </w:rPr>
            <w:delText>é</w:delText>
          </w:r>
        </w:del>
      </w:ins>
      <w:del w:id="17" w:author="JORGE ABEL BOLAÑOS NILA" w:date="2020-12-10T14:55:00Z">
        <w:r w:rsidRPr="00197936" w:rsidDel="00726B83">
          <w:rPr>
            <w:rFonts w:cs="Arial"/>
            <w:color w:val="000000"/>
            <w:sz w:val="20"/>
          </w:rPr>
          <w:delText>esto</w:delText>
        </w:r>
      </w:del>
      <w:ins w:id="18" w:author="Qualtop" w:date="2020-11-11T16:23:00Z">
        <w:del w:id="19" w:author="JORGE ABEL BOLAÑOS NILA" w:date="2020-12-10T14:55:00Z">
          <w:r w:rsidR="00DA4D19" w:rsidDel="00726B83">
            <w:rPr>
              <w:rFonts w:cs="Arial"/>
              <w:color w:val="000000"/>
              <w:sz w:val="20"/>
            </w:rPr>
            <w:delText>e</w:delText>
          </w:r>
          <w:r w:rsidR="00DA4D19" w:rsidRPr="00197936" w:rsidDel="00726B83">
            <w:rPr>
              <w:rFonts w:cs="Arial"/>
              <w:color w:val="000000"/>
              <w:sz w:val="20"/>
            </w:rPr>
            <w:delText>sto</w:delText>
          </w:r>
        </w:del>
      </w:ins>
      <w:del w:id="20" w:author="JORGE ABEL BOLAÑOS NILA" w:date="2020-12-10T14:55:00Z">
        <w:r w:rsidDel="00726B83">
          <w:rPr>
            <w:rFonts w:cs="Arial"/>
            <w:color w:val="000000"/>
            <w:sz w:val="20"/>
          </w:rPr>
          <w:delText xml:space="preserve"> </w:delText>
        </w:r>
        <w:r w:rsidRPr="00197936" w:rsidDel="00726B83">
          <w:rPr>
            <w:rFonts w:cs="Arial"/>
            <w:color w:val="000000"/>
            <w:sz w:val="20"/>
          </w:rPr>
          <w:delText xml:space="preserve">porque su declaración inmediata anterior </w:delText>
        </w:r>
        <w:r w:rsidDel="00726B83">
          <w:rPr>
            <w:rFonts w:cs="Arial"/>
            <w:color w:val="000000"/>
            <w:sz w:val="20"/>
          </w:rPr>
          <w:delText>n</w:delText>
        </w:r>
        <w:r w:rsidRPr="00197936" w:rsidDel="00726B83">
          <w:rPr>
            <w:rFonts w:cs="Arial"/>
            <w:color w:val="000000"/>
            <w:sz w:val="20"/>
          </w:rPr>
          <w:delText xml:space="preserve">o se encontraba </w:delText>
        </w:r>
        <w:r w:rsidDel="00726B83">
          <w:rPr>
            <w:rFonts w:cs="Arial"/>
            <w:color w:val="000000"/>
            <w:sz w:val="20"/>
          </w:rPr>
          <w:delText>p</w:delText>
        </w:r>
        <w:r w:rsidRPr="00197936" w:rsidDel="00726B83">
          <w:rPr>
            <w:rFonts w:cs="Arial"/>
            <w:color w:val="000000"/>
            <w:sz w:val="20"/>
          </w:rPr>
          <w:delText>agada, provocando que</w:delText>
        </w:r>
        <w:r w:rsidDel="00726B83">
          <w:rPr>
            <w:rFonts w:cs="Arial"/>
            <w:color w:val="000000"/>
            <w:sz w:val="20"/>
          </w:rPr>
          <w:delText xml:space="preserve"> </w:delText>
        </w:r>
        <w:r w:rsidRPr="00197936" w:rsidDel="00726B83">
          <w:rPr>
            <w:rFonts w:cs="Arial"/>
            <w:color w:val="000000"/>
            <w:sz w:val="20"/>
          </w:rPr>
          <w:delText>dichas complementarias se procesaran de manera manual.</w:delText>
        </w:r>
        <w:commentRangeEnd w:id="8"/>
        <w:r w:rsidR="00631ED9" w:rsidDel="00726B83">
          <w:rPr>
            <w:rStyle w:val="Refdecomentario"/>
          </w:rPr>
          <w:commentReference w:id="8"/>
        </w:r>
      </w:del>
    </w:p>
    <w:p w14:paraId="5BBFF9AE" w14:textId="7F123E51" w:rsidR="00D8324D" w:rsidRDefault="00D8324D" w:rsidP="00D7579E">
      <w:pPr>
        <w:pStyle w:val="BodyText"/>
        <w:jc w:val="both"/>
        <w:rPr>
          <w:ins w:id="21" w:author="JORGE ABEL BOLAÑOS NILA" w:date="2020-12-10T14:36:00Z"/>
          <w:rFonts w:cs="Arial"/>
          <w:color w:val="000000"/>
          <w:sz w:val="20"/>
        </w:rPr>
      </w:pPr>
      <w:ins w:id="22" w:author="JORGE ABEL BOLAÑOS NILA" w:date="2020-12-10T13:47:00Z">
        <w:r>
          <w:rPr>
            <w:rFonts w:cs="Arial"/>
            <w:color w:val="000000"/>
            <w:sz w:val="20"/>
          </w:rPr>
          <w:t xml:space="preserve">El proceso contable tiene como propósito </w:t>
        </w:r>
      </w:ins>
      <w:ins w:id="23" w:author="JORGE ABEL BOLAÑOS NILA" w:date="2020-12-10T14:37:00Z">
        <w:r w:rsidR="00B8175A">
          <w:rPr>
            <w:rFonts w:cs="Arial"/>
            <w:color w:val="000000"/>
            <w:sz w:val="20"/>
          </w:rPr>
          <w:t>distribuir</w:t>
        </w:r>
      </w:ins>
      <w:ins w:id="24" w:author="JORGE ABEL BOLAÑOS NILA" w:date="2020-12-10T14:34:00Z">
        <w:r w:rsidR="00B8175A">
          <w:rPr>
            <w:rFonts w:cs="Arial"/>
            <w:color w:val="000000"/>
            <w:sz w:val="20"/>
          </w:rPr>
          <w:t xml:space="preserve"> los impuestos </w:t>
        </w:r>
      </w:ins>
      <w:ins w:id="25" w:author="JORGE ABEL BOLAÑOS NILA" w:date="2020-12-10T14:35:00Z">
        <w:r w:rsidR="00B8175A">
          <w:rPr>
            <w:rFonts w:cs="Arial"/>
            <w:color w:val="000000"/>
            <w:sz w:val="20"/>
          </w:rPr>
          <w:t>internos</w:t>
        </w:r>
      </w:ins>
      <w:ins w:id="26" w:author="JORGE ABEL BOLAÑOS NILA" w:date="2020-12-10T14:34:00Z">
        <w:r w:rsidR="00B8175A">
          <w:rPr>
            <w:rFonts w:cs="Arial"/>
            <w:color w:val="000000"/>
            <w:sz w:val="20"/>
          </w:rPr>
          <w:t xml:space="preserve"> </w:t>
        </w:r>
      </w:ins>
      <w:ins w:id="27" w:author="JORGE ABEL BOLAÑOS NILA" w:date="2020-12-10T14:37:00Z">
        <w:r w:rsidR="00B8175A">
          <w:rPr>
            <w:rFonts w:cs="Arial"/>
            <w:color w:val="000000"/>
            <w:sz w:val="20"/>
          </w:rPr>
          <w:t xml:space="preserve">que </w:t>
        </w:r>
      </w:ins>
      <w:ins w:id="28" w:author="JORGE ABEL BOLAÑOS NILA" w:date="2020-12-10T14:35:00Z">
        <w:r w:rsidR="00B8175A">
          <w:rPr>
            <w:rFonts w:cs="Arial"/>
            <w:color w:val="000000"/>
            <w:sz w:val="20"/>
          </w:rPr>
          <w:t xml:space="preserve">son </w:t>
        </w:r>
      </w:ins>
      <w:ins w:id="29" w:author="JORGE ABEL BOLAÑOS NILA" w:date="2020-12-10T14:37:00Z">
        <w:r w:rsidR="00B8175A">
          <w:rPr>
            <w:rFonts w:cs="Arial"/>
            <w:color w:val="000000"/>
            <w:sz w:val="20"/>
          </w:rPr>
          <w:t xml:space="preserve">tributados </w:t>
        </w:r>
      </w:ins>
      <w:ins w:id="30" w:author="JORGE ABEL BOLAÑOS NILA" w:date="2020-12-10T14:35:00Z">
        <w:r w:rsidR="00B8175A">
          <w:rPr>
            <w:rFonts w:cs="Arial"/>
            <w:color w:val="000000"/>
            <w:sz w:val="20"/>
          </w:rPr>
          <w:t xml:space="preserve">por el contribuyente, hacia las partidas contables que el negocio a definido para rendir la </w:t>
        </w:r>
      </w:ins>
      <w:ins w:id="31" w:author="JORGE ABEL BOLAÑOS NILA" w:date="2020-12-10T14:36:00Z">
        <w:r w:rsidR="00B8175A">
          <w:rPr>
            <w:rFonts w:cs="Arial"/>
            <w:color w:val="000000"/>
            <w:sz w:val="20"/>
          </w:rPr>
          <w:t>distribución de impuestos.</w:t>
        </w:r>
      </w:ins>
    </w:p>
    <w:p w14:paraId="24B42C0B" w14:textId="3E5B056F" w:rsidR="00B8175A" w:rsidRDefault="00B8175A" w:rsidP="00D7579E">
      <w:pPr>
        <w:pStyle w:val="BodyText"/>
        <w:jc w:val="both"/>
        <w:rPr>
          <w:ins w:id="32" w:author="JORGE ABEL BOLAÑOS NILA" w:date="2020-12-10T14:40:00Z"/>
          <w:rFonts w:cs="Arial"/>
          <w:color w:val="000000"/>
          <w:sz w:val="20"/>
        </w:rPr>
      </w:pPr>
      <w:ins w:id="33" w:author="JORGE ABEL BOLAÑOS NILA" w:date="2020-12-10T14:38:00Z">
        <w:r>
          <w:rPr>
            <w:rFonts w:cs="Arial"/>
            <w:color w:val="000000"/>
            <w:sz w:val="20"/>
          </w:rPr>
          <w:t>El concepto conocido como “cargos”, contiene los diferentes importes que el contribuyente tributa para cumplir con sus obligaciones fiscales, estos importe</w:t>
        </w:r>
      </w:ins>
      <w:ins w:id="34" w:author="JORGE ABEL BOLAÑOS NILA" w:date="2020-12-10T14:44:00Z">
        <w:r w:rsidR="001E7354">
          <w:rPr>
            <w:rFonts w:cs="Arial"/>
            <w:color w:val="000000"/>
            <w:sz w:val="20"/>
          </w:rPr>
          <w:t>s</w:t>
        </w:r>
      </w:ins>
      <w:ins w:id="35" w:author="JORGE ABEL BOLAÑOS NILA" w:date="2020-12-10T14:38:00Z">
        <w:r>
          <w:rPr>
            <w:rFonts w:cs="Arial"/>
            <w:color w:val="000000"/>
            <w:sz w:val="20"/>
          </w:rPr>
          <w:t xml:space="preserve"> son</w:t>
        </w:r>
      </w:ins>
      <w:ins w:id="36" w:author="JORGE ABEL BOLAÑOS NILA" w:date="2020-12-10T14:40:00Z">
        <w:r>
          <w:rPr>
            <w:rFonts w:cs="Arial"/>
            <w:color w:val="000000"/>
            <w:sz w:val="20"/>
          </w:rPr>
          <w:t>: el propio impuesto, actualizaciones y recargos.</w:t>
        </w:r>
      </w:ins>
    </w:p>
    <w:p w14:paraId="5550161C" w14:textId="77777777" w:rsidR="001E7354" w:rsidRDefault="00B8175A" w:rsidP="00D7579E">
      <w:pPr>
        <w:pStyle w:val="BodyText"/>
        <w:jc w:val="both"/>
        <w:rPr>
          <w:ins w:id="37" w:author="JORGE ABEL BOLAÑOS NILA" w:date="2020-12-10T14:43:00Z"/>
          <w:rFonts w:cs="Arial"/>
          <w:color w:val="000000"/>
          <w:sz w:val="20"/>
        </w:rPr>
      </w:pPr>
      <w:ins w:id="38" w:author="JORGE ABEL BOLAÑOS NILA" w:date="2020-12-10T14:40:00Z">
        <w:r>
          <w:rPr>
            <w:rFonts w:cs="Arial"/>
            <w:color w:val="000000"/>
            <w:sz w:val="20"/>
          </w:rPr>
          <w:t>El concepto conocido como “abonos”, contiene los importes</w:t>
        </w:r>
      </w:ins>
      <w:ins w:id="39" w:author="JORGE ABEL BOLAÑOS NILA" w:date="2020-12-10T14:41:00Z">
        <w:r w:rsidR="001E7354">
          <w:rPr>
            <w:rFonts w:cs="Arial"/>
            <w:color w:val="000000"/>
            <w:sz w:val="20"/>
          </w:rPr>
          <w:t xml:space="preserve"> de la forma en la que el cont</w:t>
        </w:r>
      </w:ins>
      <w:ins w:id="40" w:author="JORGE ABEL BOLAÑOS NILA" w:date="2020-12-10T14:42:00Z">
        <w:r w:rsidR="001E7354">
          <w:rPr>
            <w:rFonts w:cs="Arial"/>
            <w:color w:val="000000"/>
            <w:sz w:val="20"/>
          </w:rPr>
          <w:t>r</w:t>
        </w:r>
      </w:ins>
      <w:ins w:id="41" w:author="JORGE ABEL BOLAÑOS NILA" w:date="2020-12-10T14:41:00Z">
        <w:r w:rsidR="001E7354">
          <w:rPr>
            <w:rFonts w:cs="Arial"/>
            <w:color w:val="000000"/>
            <w:sz w:val="20"/>
          </w:rPr>
          <w:t>ibuyente estará</w:t>
        </w:r>
      </w:ins>
      <w:ins w:id="42" w:author="JORGE ABEL BOLAÑOS NILA" w:date="2020-12-10T14:42:00Z">
        <w:r w:rsidR="001E7354">
          <w:rPr>
            <w:rFonts w:cs="Arial"/>
            <w:color w:val="000000"/>
            <w:sz w:val="20"/>
          </w:rPr>
          <w:t xml:space="preserve"> cubriendo los cargos mencionados, destacan el pago en efectivo, los </w:t>
        </w:r>
      </w:ins>
      <w:ins w:id="43" w:author="JORGE ABEL BOLAÑOS NILA" w:date="2020-12-10T14:43:00Z">
        <w:r w:rsidR="001E7354">
          <w:rPr>
            <w:rFonts w:cs="Arial"/>
            <w:color w:val="000000"/>
            <w:sz w:val="20"/>
          </w:rPr>
          <w:t>subsidios</w:t>
        </w:r>
      </w:ins>
      <w:ins w:id="44" w:author="JORGE ABEL BOLAÑOS NILA" w:date="2020-12-10T14:42:00Z">
        <w:r w:rsidR="001E7354">
          <w:rPr>
            <w:rFonts w:cs="Arial"/>
            <w:color w:val="000000"/>
            <w:sz w:val="20"/>
          </w:rPr>
          <w:t xml:space="preserve"> </w:t>
        </w:r>
      </w:ins>
      <w:ins w:id="45" w:author="JORGE ABEL BOLAÑOS NILA" w:date="2020-12-10T14:43:00Z">
        <w:r w:rsidR="001E7354">
          <w:rPr>
            <w:rFonts w:cs="Arial"/>
            <w:color w:val="000000"/>
            <w:sz w:val="20"/>
          </w:rPr>
          <w:t>y los saldos a favor.</w:t>
        </w:r>
      </w:ins>
    </w:p>
    <w:p w14:paraId="11BF61D0" w14:textId="0FE1DEC4" w:rsidR="00B8175A" w:rsidRDefault="001E7354" w:rsidP="00D7579E">
      <w:pPr>
        <w:pStyle w:val="BodyText"/>
        <w:jc w:val="both"/>
        <w:rPr>
          <w:ins w:id="46" w:author="Sat Sye8" w:date="2020-09-18T14:13:00Z"/>
          <w:rFonts w:cs="Arial"/>
          <w:color w:val="000000"/>
          <w:sz w:val="20"/>
        </w:rPr>
      </w:pPr>
      <w:ins w:id="47" w:author="JORGE ABEL BOLAÑOS NILA" w:date="2020-12-10T14:43:00Z">
        <w:r>
          <w:rPr>
            <w:rFonts w:cs="Arial"/>
            <w:color w:val="000000"/>
            <w:sz w:val="20"/>
          </w:rPr>
          <w:t xml:space="preserve">Un saldo a favor, se genera cuando un contribuyente tiene </w:t>
        </w:r>
      </w:ins>
      <w:ins w:id="48" w:author="JORGE ABEL BOLAÑOS NILA" w:date="2020-12-10T14:45:00Z">
        <w:r>
          <w:rPr>
            <w:rFonts w:cs="Arial"/>
            <w:color w:val="000000"/>
            <w:sz w:val="20"/>
          </w:rPr>
          <w:t xml:space="preserve">un importe superior a los cargos, en los abonos, este saldo a favor, puede ser usado por el contribuyente como parte de un abono en su siguiente </w:t>
        </w:r>
      </w:ins>
      <w:ins w:id="49" w:author="JORGE ABEL BOLAÑOS NILA" w:date="2020-12-10T14:47:00Z">
        <w:r>
          <w:rPr>
            <w:rFonts w:cs="Arial"/>
            <w:color w:val="000000"/>
            <w:sz w:val="20"/>
          </w:rPr>
          <w:t>declaración</w:t>
        </w:r>
      </w:ins>
      <w:ins w:id="50" w:author="JORGE ABEL BOLAÑOS NILA" w:date="2020-12-10T14:45:00Z">
        <w:r>
          <w:rPr>
            <w:rFonts w:cs="Arial"/>
            <w:color w:val="000000"/>
            <w:sz w:val="20"/>
          </w:rPr>
          <w:t xml:space="preserve"> provisional, anual</w:t>
        </w:r>
      </w:ins>
      <w:ins w:id="51" w:author="JORGE ABEL BOLAÑOS NILA" w:date="2020-12-10T14:47:00Z">
        <w:r>
          <w:rPr>
            <w:rFonts w:cs="Arial"/>
            <w:color w:val="000000"/>
            <w:sz w:val="20"/>
          </w:rPr>
          <w:t xml:space="preserve"> o bien en una declaración complementaria</w:t>
        </w:r>
      </w:ins>
      <w:ins w:id="52" w:author="JORGE ABEL BOLAÑOS NILA" w:date="2020-12-10T14:45:00Z">
        <w:r>
          <w:rPr>
            <w:rFonts w:cs="Arial"/>
            <w:color w:val="000000"/>
            <w:sz w:val="20"/>
          </w:rPr>
          <w:t>.</w:t>
        </w:r>
      </w:ins>
    </w:p>
    <w:p w14:paraId="69CF5A16" w14:textId="2C2152B0" w:rsidR="001E7354" w:rsidRDefault="001E7354" w:rsidP="00D7579E">
      <w:pPr>
        <w:pStyle w:val="BodyText"/>
        <w:jc w:val="both"/>
        <w:rPr>
          <w:ins w:id="53" w:author="JORGE ABEL BOLAÑOS NILA" w:date="2020-12-10T14:48:00Z"/>
          <w:rFonts w:cs="Arial"/>
          <w:color w:val="000000"/>
          <w:sz w:val="20"/>
        </w:rPr>
      </w:pPr>
      <w:ins w:id="54" w:author="JORGE ABEL BOLAÑOS NILA" w:date="2020-12-10T14:49:00Z">
        <w:r>
          <w:rPr>
            <w:rFonts w:cs="Arial"/>
            <w:color w:val="000000"/>
            <w:sz w:val="20"/>
          </w:rPr>
          <w:t xml:space="preserve">En el proceso contable </w:t>
        </w:r>
      </w:ins>
      <w:ins w:id="55" w:author="JORGE ABEL BOLAÑOS NILA" w:date="2020-12-10T14:51:00Z">
        <w:r w:rsidR="00726B83">
          <w:rPr>
            <w:rFonts w:cs="Arial"/>
            <w:color w:val="000000"/>
            <w:sz w:val="20"/>
          </w:rPr>
          <w:t>se maneja un concepto conocido como “sustitutivas</w:t>
        </w:r>
      </w:ins>
      <w:ins w:id="56" w:author="JORGE ABEL BOLAÑOS NILA" w:date="2020-12-10T14:52:00Z">
        <w:r w:rsidR="00726B83">
          <w:rPr>
            <w:rFonts w:cs="Arial"/>
            <w:color w:val="000000"/>
            <w:sz w:val="20"/>
          </w:rPr>
          <w:t>”, que tiene como proposito, remplazar una cuenta contable por otra, cuando una declaración complementaria presenta un saldo a favor</w:t>
        </w:r>
      </w:ins>
      <w:ins w:id="57" w:author="JORGE ABEL BOLAÑOS NILA" w:date="2020-12-10T14:53:00Z">
        <w:r w:rsidR="00726B83">
          <w:rPr>
            <w:rFonts w:cs="Arial"/>
            <w:color w:val="000000"/>
            <w:sz w:val="20"/>
          </w:rPr>
          <w:t>, previa confirmación que la declaración que dio origen a la declaración complementaria haya sido pagada.</w:t>
        </w:r>
      </w:ins>
    </w:p>
    <w:p w14:paraId="22C43CC0" w14:textId="06056BFB" w:rsidR="001E7354" w:rsidRDefault="00726B83" w:rsidP="001E7354">
      <w:pPr>
        <w:pStyle w:val="BodyText"/>
        <w:jc w:val="both"/>
        <w:rPr>
          <w:ins w:id="58" w:author="JORGE ABEL BOLAÑOS NILA" w:date="2020-12-10T14:48:00Z"/>
          <w:rFonts w:cs="Arial"/>
          <w:color w:val="000000"/>
          <w:sz w:val="20"/>
        </w:rPr>
      </w:pPr>
      <w:ins w:id="59" w:author="JORGE ABEL BOLAÑOS NILA" w:date="2020-12-10T14:54:00Z">
        <w:r>
          <w:rPr>
            <w:rFonts w:cs="Arial"/>
            <w:color w:val="000000"/>
            <w:sz w:val="20"/>
          </w:rPr>
          <w:t>E</w:t>
        </w:r>
      </w:ins>
      <w:ins w:id="60" w:author="JORGE ABEL BOLAÑOS NILA" w:date="2020-12-10T14:48:00Z">
        <w:r w:rsidR="001E7354" w:rsidRPr="00197936">
          <w:rPr>
            <w:rFonts w:cs="Arial"/>
            <w:color w:val="000000"/>
            <w:sz w:val="20"/>
          </w:rPr>
          <w:t>xiste un alto volumen de</w:t>
        </w:r>
        <w:r w:rsidR="001E7354">
          <w:rPr>
            <w:rFonts w:cs="Arial"/>
            <w:color w:val="000000"/>
            <w:sz w:val="20"/>
          </w:rPr>
          <w:t xml:space="preserve"> </w:t>
        </w:r>
        <w:r w:rsidR="001E7354" w:rsidRPr="00197936">
          <w:rPr>
            <w:rFonts w:cs="Arial"/>
            <w:color w:val="000000"/>
            <w:sz w:val="20"/>
          </w:rPr>
          <w:t xml:space="preserve">complementarias que </w:t>
        </w:r>
      </w:ins>
      <w:ins w:id="61" w:author="JORGE ABEL BOLAÑOS NILA" w:date="2020-12-10T14:54:00Z">
        <w:r>
          <w:rPr>
            <w:rFonts w:cs="Arial"/>
            <w:color w:val="000000"/>
            <w:sz w:val="20"/>
          </w:rPr>
          <w:t>pueden</w:t>
        </w:r>
      </w:ins>
      <w:ins w:id="62" w:author="JORGE ABEL BOLAÑOS NILA" w:date="2020-12-10T14:48:00Z">
        <w:r w:rsidR="001E7354" w:rsidRPr="00197936">
          <w:rPr>
            <w:rFonts w:cs="Arial"/>
            <w:color w:val="000000"/>
            <w:sz w:val="20"/>
          </w:rPr>
          <w:t xml:space="preserve"> ser procesadas de manera automática, </w:t>
        </w:r>
        <w:r w:rsidR="001E7354">
          <w:rPr>
            <w:rFonts w:cs="Arial"/>
            <w:color w:val="000000"/>
            <w:sz w:val="20"/>
          </w:rPr>
          <w:t>e</w:t>
        </w:r>
        <w:r w:rsidR="001E7354" w:rsidRPr="00197936">
          <w:rPr>
            <w:rFonts w:cs="Arial"/>
            <w:color w:val="000000"/>
            <w:sz w:val="20"/>
          </w:rPr>
          <w:t>sto</w:t>
        </w:r>
        <w:r w:rsidR="001E7354">
          <w:rPr>
            <w:rFonts w:cs="Arial"/>
            <w:color w:val="000000"/>
            <w:sz w:val="20"/>
          </w:rPr>
          <w:t xml:space="preserve"> </w:t>
        </w:r>
        <w:r w:rsidR="001E7354" w:rsidRPr="00197936">
          <w:rPr>
            <w:rFonts w:cs="Arial"/>
            <w:color w:val="000000"/>
            <w:sz w:val="20"/>
          </w:rPr>
          <w:t xml:space="preserve">porque su declaración inmediata anterior </w:t>
        </w:r>
        <w:r w:rsidR="001E7354">
          <w:rPr>
            <w:rFonts w:cs="Arial"/>
            <w:color w:val="000000"/>
            <w:sz w:val="20"/>
          </w:rPr>
          <w:t>n</w:t>
        </w:r>
        <w:r>
          <w:rPr>
            <w:rFonts w:cs="Arial"/>
            <w:color w:val="000000"/>
            <w:sz w:val="20"/>
          </w:rPr>
          <w:t>o se encuentra</w:t>
        </w:r>
        <w:r w:rsidR="001E7354" w:rsidRPr="00197936">
          <w:rPr>
            <w:rFonts w:cs="Arial"/>
            <w:color w:val="000000"/>
            <w:sz w:val="20"/>
          </w:rPr>
          <w:t xml:space="preserve"> </w:t>
        </w:r>
        <w:r w:rsidR="001E7354">
          <w:rPr>
            <w:rFonts w:cs="Arial"/>
            <w:color w:val="000000"/>
            <w:sz w:val="20"/>
          </w:rPr>
          <w:t>p</w:t>
        </w:r>
        <w:r w:rsidR="001E7354" w:rsidRPr="00197936">
          <w:rPr>
            <w:rFonts w:cs="Arial"/>
            <w:color w:val="000000"/>
            <w:sz w:val="20"/>
          </w:rPr>
          <w:t>agada, provocando que</w:t>
        </w:r>
        <w:r w:rsidR="001E7354">
          <w:rPr>
            <w:rFonts w:cs="Arial"/>
            <w:color w:val="000000"/>
            <w:sz w:val="20"/>
          </w:rPr>
          <w:t xml:space="preserve"> </w:t>
        </w:r>
        <w:r w:rsidR="001E7354" w:rsidRPr="00197936">
          <w:rPr>
            <w:rFonts w:cs="Arial"/>
            <w:color w:val="000000"/>
            <w:sz w:val="20"/>
          </w:rPr>
          <w:t>dichas complementarias se procesaran de manera manual.</w:t>
        </w:r>
        <w:commentRangeStart w:id="63"/>
        <w:commentRangeEnd w:id="63"/>
        <w:r w:rsidR="001E7354">
          <w:rPr>
            <w:rStyle w:val="Refdecomentario"/>
          </w:rPr>
          <w:commentReference w:id="63"/>
        </w:r>
      </w:ins>
    </w:p>
    <w:p w14:paraId="316680F8" w14:textId="77777777" w:rsidR="001E7354" w:rsidRDefault="001E7354" w:rsidP="00D7579E">
      <w:pPr>
        <w:pStyle w:val="BodyText"/>
        <w:jc w:val="both"/>
        <w:rPr>
          <w:ins w:id="64" w:author="Sat Sye8" w:date="2020-09-18T14:13:00Z"/>
          <w:rFonts w:cs="Arial"/>
          <w:color w:val="000000"/>
          <w:sz w:val="20"/>
        </w:rPr>
      </w:pPr>
    </w:p>
    <w:p w14:paraId="22E666A7" w14:textId="56574E2E" w:rsidR="00E1349B" w:rsidRDefault="00E1349B" w:rsidP="00D7579E">
      <w:pPr>
        <w:pStyle w:val="BodyText"/>
        <w:jc w:val="both"/>
        <w:rPr>
          <w:ins w:id="65" w:author="Sat Sye8" w:date="2020-09-18T14:13:00Z"/>
          <w:rFonts w:cs="Arial"/>
          <w:color w:val="000000"/>
          <w:sz w:val="20"/>
        </w:rPr>
      </w:pPr>
    </w:p>
    <w:p w14:paraId="6E5F19DE" w14:textId="24C8303B" w:rsidR="00E1349B" w:rsidRPr="00D7579E" w:rsidRDefault="00E1349B" w:rsidP="00D7579E">
      <w:pPr>
        <w:pStyle w:val="BodyText"/>
        <w:jc w:val="both"/>
      </w:pPr>
      <w:ins w:id="66" w:author="Sat Sye8" w:date="2020-09-18T14:14:00Z">
        <w:r>
          <w:t xml:space="preserve">Esta sección la </w:t>
        </w:r>
        <w:del w:id="67" w:author="Qualtop" w:date="2020-11-11T16:23:00Z">
          <w:r w:rsidDel="00DA4D19">
            <w:delText>manda  @</w:delText>
          </w:r>
        </w:del>
      </w:ins>
      <w:ins w:id="68" w:author="Qualtop" w:date="2020-11-11T16:23:00Z">
        <w:r w:rsidR="00DA4D19">
          <w:t>manda @</w:t>
        </w:r>
      </w:ins>
      <w:ins w:id="69" w:author="Sat Sye8" w:date="2020-09-18T14:14:00Z">
        <w:r>
          <w:t xml:space="preserve">Jaime </w:t>
        </w:r>
        <w:commentRangeStart w:id="70"/>
        <w:commentRangeStart w:id="71"/>
        <w:r>
          <w:t>Maldonado</w:t>
        </w:r>
      </w:ins>
      <w:commentRangeEnd w:id="70"/>
      <w:ins w:id="72" w:author="Sat Sye8" w:date="2020-10-23T17:38:00Z">
        <w:r w:rsidR="005D6314">
          <w:rPr>
            <w:rStyle w:val="Refdecomentario"/>
          </w:rPr>
          <w:commentReference w:id="70"/>
        </w:r>
      </w:ins>
      <w:commentRangeEnd w:id="71"/>
      <w:r w:rsidR="00084DE8">
        <w:rPr>
          <w:rStyle w:val="Refdecomentario"/>
        </w:rPr>
        <w:commentReference w:id="71"/>
      </w:r>
    </w:p>
    <w:p w14:paraId="49CBDBBB" w14:textId="77777777" w:rsidR="00DA73C9" w:rsidRPr="002D7F08" w:rsidRDefault="00DA73C9" w:rsidP="00DA73C9">
      <w:pPr>
        <w:pStyle w:val="BodyText"/>
        <w:ind w:left="360"/>
        <w:rPr>
          <w:rFonts w:cs="Arial"/>
          <w:b/>
          <w:i/>
          <w:color w:val="0000FF"/>
          <w:sz w:val="20"/>
        </w:rPr>
      </w:pPr>
    </w:p>
    <w:p w14:paraId="183639A3" w14:textId="77777777" w:rsidR="00057827" w:rsidRDefault="00057827">
      <w:pPr>
        <w:rPr>
          <w:rFonts w:cs="Arial"/>
          <w:b/>
          <w:caps/>
        </w:rPr>
      </w:pPr>
      <w:r>
        <w:rPr>
          <w:rFonts w:cs="Arial"/>
          <w:b/>
        </w:rPr>
        <w:br w:type="page"/>
      </w:r>
    </w:p>
    <w:p w14:paraId="2CB97F7C" w14:textId="53F92611" w:rsidR="00B43A21" w:rsidRDefault="00B43A21" w:rsidP="00B43A21">
      <w:pPr>
        <w:pStyle w:val="Ttulo3"/>
        <w:rPr>
          <w:rFonts w:cs="Arial"/>
          <w:b/>
        </w:rPr>
      </w:pPr>
      <w:bookmarkStart w:id="73" w:name="_Toc50313862"/>
      <w:r w:rsidRPr="002D7F08">
        <w:rPr>
          <w:rFonts w:cs="Arial"/>
          <w:b/>
        </w:rPr>
        <w:lastRenderedPageBreak/>
        <w:t>Solución</w:t>
      </w:r>
      <w:bookmarkEnd w:id="73"/>
    </w:p>
    <w:p w14:paraId="0D18BA23" w14:textId="19B73782" w:rsidR="00D7579E" w:rsidRDefault="00D7579E" w:rsidP="00C8680F">
      <w:pPr>
        <w:pStyle w:val="NormalWeb"/>
        <w:spacing w:line="276" w:lineRule="auto"/>
        <w:jc w:val="both"/>
        <w:rPr>
          <w:ins w:id="74" w:author="Qualtop" w:date="2020-11-11T17:54:00Z"/>
          <w:rFonts w:cs="Arial"/>
          <w:color w:val="000000"/>
          <w:sz w:val="20"/>
        </w:rPr>
      </w:pPr>
      <w:r>
        <w:rPr>
          <w:rFonts w:cs="Arial"/>
          <w:color w:val="000000"/>
          <w:sz w:val="20"/>
          <w:szCs w:val="20"/>
          <w:lang w:val="es-MX"/>
        </w:rPr>
        <w:t>Se propone construir componentes y servicios tipo “Schedule/timmer”</w:t>
      </w:r>
      <w:r w:rsidR="00F27341">
        <w:rPr>
          <w:rFonts w:cs="Arial"/>
          <w:color w:val="000000"/>
          <w:sz w:val="20"/>
          <w:szCs w:val="20"/>
          <w:lang w:val="es-MX"/>
        </w:rPr>
        <w:t xml:space="preserve"> asíncronos,</w:t>
      </w:r>
      <w:r>
        <w:rPr>
          <w:rFonts w:cs="Arial"/>
          <w:color w:val="000000"/>
          <w:sz w:val="20"/>
          <w:szCs w:val="20"/>
          <w:lang w:val="es-MX"/>
        </w:rPr>
        <w:t xml:space="preserve"> que actualicen el proceso de las SUSTITUTIVAS automáticamente, dichos procesos serán configurables y asegurar</w:t>
      </w:r>
      <w:ins w:id="75" w:author="Jesús Hernández Riwes Cruz" w:date="2020-09-10T15:22:00Z">
        <w:r w:rsidR="00631ED9">
          <w:rPr>
            <w:rFonts w:cs="Arial"/>
            <w:color w:val="000000"/>
            <w:sz w:val="20"/>
            <w:szCs w:val="20"/>
            <w:lang w:val="es-MX"/>
          </w:rPr>
          <w:t>á</w:t>
        </w:r>
      </w:ins>
      <w:del w:id="76" w:author="Jesús Hernández Riwes Cruz" w:date="2020-09-10T15:22:00Z">
        <w:r w:rsidDel="00631ED9">
          <w:rPr>
            <w:rFonts w:cs="Arial"/>
            <w:color w:val="000000"/>
            <w:sz w:val="20"/>
            <w:szCs w:val="20"/>
            <w:lang w:val="es-MX"/>
          </w:rPr>
          <w:delText>a</w:delText>
        </w:r>
      </w:del>
      <w:r>
        <w:rPr>
          <w:rFonts w:cs="Arial"/>
          <w:color w:val="000000"/>
          <w:sz w:val="20"/>
          <w:szCs w:val="20"/>
          <w:lang w:val="es-MX"/>
        </w:rPr>
        <w:t xml:space="preserve">n la operación </w:t>
      </w:r>
      <w:r w:rsidR="00C8680F">
        <w:rPr>
          <w:rFonts w:cs="Arial"/>
          <w:color w:val="000000"/>
          <w:sz w:val="20"/>
          <w:szCs w:val="20"/>
          <w:lang w:val="es-MX"/>
        </w:rPr>
        <w:t>a través</w:t>
      </w:r>
      <w:r>
        <w:rPr>
          <w:rFonts w:cs="Arial"/>
          <w:color w:val="000000"/>
          <w:sz w:val="20"/>
          <w:szCs w:val="20"/>
          <w:lang w:val="es-MX"/>
        </w:rPr>
        <w:t xml:space="preserve"> </w:t>
      </w:r>
      <w:r w:rsidR="00C8680F">
        <w:rPr>
          <w:rFonts w:cs="Arial"/>
          <w:color w:val="000000"/>
          <w:sz w:val="20"/>
          <w:szCs w:val="20"/>
          <w:lang w:val="es-MX"/>
        </w:rPr>
        <w:t>estándares para</w:t>
      </w:r>
      <w:r>
        <w:rPr>
          <w:rFonts w:cs="Arial"/>
          <w:color w:val="000000"/>
          <w:sz w:val="20"/>
          <w:szCs w:val="20"/>
          <w:lang w:val="es-MX"/>
        </w:rPr>
        <w:t xml:space="preserve"> mantener la integridad de la información, </w:t>
      </w:r>
      <w:r w:rsidR="00C8680F">
        <w:rPr>
          <w:rFonts w:cs="Arial"/>
          <w:color w:val="000000"/>
          <w:sz w:val="20"/>
          <w:szCs w:val="20"/>
          <w:lang w:val="es-MX"/>
        </w:rPr>
        <w:t>mediante mecanismos</w:t>
      </w:r>
      <w:r>
        <w:rPr>
          <w:rFonts w:cs="Arial"/>
          <w:color w:val="000000"/>
          <w:sz w:val="20"/>
          <w:szCs w:val="20"/>
          <w:lang w:val="es-MX"/>
        </w:rPr>
        <w:t xml:space="preserve"> de “ROLLBACK” y “CIFRAS DE CONTROL”.</w:t>
      </w:r>
      <w:r w:rsidRPr="00F24919">
        <w:rPr>
          <w:rFonts w:cs="Arial"/>
          <w:color w:val="000000"/>
          <w:sz w:val="20"/>
          <w:szCs w:val="20"/>
          <w:lang w:val="es-MX"/>
        </w:rPr>
        <w:t xml:space="preserve"> </w:t>
      </w:r>
      <w:r w:rsidR="00057827">
        <w:rPr>
          <w:rFonts w:cs="Arial"/>
          <w:color w:val="000000"/>
          <w:sz w:val="20"/>
          <w:szCs w:val="20"/>
          <w:lang w:val="es-MX"/>
        </w:rPr>
        <w:t xml:space="preserve"> </w:t>
      </w:r>
      <w:r w:rsidRPr="00F24919">
        <w:rPr>
          <w:rFonts w:cs="Arial"/>
          <w:color w:val="000000"/>
          <w:sz w:val="20"/>
          <w:szCs w:val="20"/>
          <w:lang w:val="es-MX"/>
        </w:rPr>
        <w:t xml:space="preserve">Se </w:t>
      </w:r>
      <w:r w:rsidR="00C8680F">
        <w:rPr>
          <w:rFonts w:cs="Arial"/>
          <w:color w:val="000000"/>
          <w:sz w:val="20"/>
          <w:szCs w:val="20"/>
          <w:lang w:val="es-MX"/>
        </w:rPr>
        <w:t>construirá</w:t>
      </w:r>
      <w:r>
        <w:rPr>
          <w:rFonts w:cs="Arial"/>
          <w:color w:val="000000"/>
          <w:sz w:val="20"/>
          <w:szCs w:val="20"/>
          <w:lang w:val="es-MX"/>
        </w:rPr>
        <w:t xml:space="preserve"> un cliente de servicios web para el procesamiento </w:t>
      </w:r>
      <w:r w:rsidR="00C8680F">
        <w:rPr>
          <w:rFonts w:cs="Arial"/>
          <w:color w:val="000000"/>
          <w:sz w:val="20"/>
          <w:szCs w:val="20"/>
          <w:lang w:val="es-MX"/>
        </w:rPr>
        <w:t>automático</w:t>
      </w:r>
      <w:r>
        <w:rPr>
          <w:rFonts w:cs="Arial"/>
          <w:color w:val="000000"/>
          <w:sz w:val="20"/>
          <w:szCs w:val="20"/>
          <w:lang w:val="es-MX"/>
        </w:rPr>
        <w:t xml:space="preserve"> de las declaraciones que no pudieron ser procesadas. </w:t>
      </w:r>
      <w:r w:rsidRPr="00F24919">
        <w:rPr>
          <w:rFonts w:cs="Arial"/>
          <w:color w:val="000000"/>
          <w:sz w:val="20"/>
          <w:szCs w:val="20"/>
          <w:lang w:val="es-MX"/>
        </w:rPr>
        <w:t xml:space="preserve"> </w:t>
      </w:r>
      <w:r>
        <w:rPr>
          <w:rFonts w:cs="Arial"/>
          <w:color w:val="000000"/>
          <w:sz w:val="20"/>
        </w:rPr>
        <w:t xml:space="preserve">Los componentes </w:t>
      </w:r>
      <w:r w:rsidR="00C8680F">
        <w:rPr>
          <w:rFonts w:cs="Arial"/>
          <w:color w:val="000000"/>
          <w:sz w:val="20"/>
        </w:rPr>
        <w:t>construidos</w:t>
      </w:r>
      <w:r>
        <w:rPr>
          <w:rFonts w:cs="Arial"/>
          <w:color w:val="000000"/>
          <w:sz w:val="20"/>
        </w:rPr>
        <w:t xml:space="preserve"> serán alojados en equipos con sistema operativo Windows 2012 y que serán migradas a Windows 2016 a la brevedad.</w:t>
      </w:r>
    </w:p>
    <w:p w14:paraId="24D93BC3" w14:textId="5ABEDEDB" w:rsidR="005172A6" w:rsidRDefault="00752667" w:rsidP="00C8680F">
      <w:pPr>
        <w:pStyle w:val="NormalWeb"/>
        <w:spacing w:line="276" w:lineRule="auto"/>
        <w:jc w:val="both"/>
        <w:rPr>
          <w:rFonts w:cs="Arial"/>
          <w:color w:val="000000"/>
          <w:sz w:val="20"/>
        </w:rPr>
      </w:pPr>
      <w:ins w:id="77" w:author="Qualtop" w:date="2020-11-12T10:41:00Z">
        <w:r>
          <w:object w:dxaOrig="13575" w:dyaOrig="7515" w14:anchorId="03769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9.5pt" o:ole="">
              <v:imagedata r:id="rId15" o:title=""/>
            </v:shape>
            <o:OLEObject Type="Embed" ProgID="Visio.Drawing.15" ShapeID="_x0000_i1025" DrawAspect="Content" ObjectID="_1669552230" r:id="rId16"/>
          </w:object>
        </w:r>
      </w:ins>
      <w:commentRangeStart w:id="78"/>
      <w:del w:id="79" w:author="Qualtop" w:date="2020-11-12T10:41:00Z">
        <w:r w:rsidR="005172A6" w:rsidDel="00752667">
          <w:fldChar w:fldCharType="begin"/>
        </w:r>
        <w:r w:rsidR="005172A6" w:rsidDel="00752667">
          <w:fldChar w:fldCharType="end"/>
        </w:r>
      </w:del>
      <w:commentRangeEnd w:id="78"/>
      <w:ins w:id="80" w:author="Qualtop" w:date="2020-11-11T17:54:00Z">
        <w:r w:rsidR="005172A6">
          <w:rPr>
            <w:rStyle w:val="Refdecomentario"/>
            <w:lang w:val="es-MX" w:eastAsia="en-US"/>
          </w:rPr>
          <w:commentReference w:id="78"/>
        </w:r>
      </w:ins>
    </w:p>
    <w:moveFromRangeStart w:id="81" w:author="Qualtop" w:date="2020-11-11T17:54:00Z" w:name="move56009693"/>
    <w:p w14:paraId="635C76C3" w14:textId="6F43D26B" w:rsidR="00B43A21" w:rsidRPr="002D7F08" w:rsidRDefault="00F336EB" w:rsidP="00057827">
      <w:pPr>
        <w:pStyle w:val="BodyText"/>
        <w:jc w:val="center"/>
        <w:rPr>
          <w:rFonts w:cs="Arial"/>
          <w:i/>
          <w:vanish/>
          <w:color w:val="0000FF"/>
          <w:sz w:val="20"/>
        </w:rPr>
      </w:pPr>
      <w:moveFrom w:id="82" w:author="Qualtop" w:date="2020-11-11T17:54:00Z">
        <w:r w:rsidDel="005172A6">
          <w:object w:dxaOrig="9885" w:dyaOrig="13935" w14:anchorId="01A5BEF0">
            <v:shape id="_x0000_i1026" type="#_x0000_t75" style="width:422.25pt;height:6in" o:ole="">
              <v:imagedata r:id="rId17" o:title=""/>
            </v:shape>
            <o:OLEObject Type="Embed" ProgID="Visio.Drawing.15" ShapeID="_x0000_i1026" DrawAspect="Content" ObjectID="_1669552231" r:id="rId18"/>
          </w:object>
        </w:r>
      </w:moveFrom>
      <w:moveFromRangeEnd w:id="81"/>
      <w:r w:rsidR="00B43A21" w:rsidRPr="002D7F08">
        <w:rPr>
          <w:rFonts w:cs="Arial"/>
          <w:i/>
          <w:vanish/>
          <w:color w:val="0000FF"/>
          <w:sz w:val="20"/>
        </w:rPr>
        <w:t xml:space="preserve">Describir la solución al problema/oportunidad en </w:t>
      </w:r>
      <w:r w:rsidR="00191A0D" w:rsidRPr="002D7F08">
        <w:rPr>
          <w:rFonts w:cs="Arial"/>
          <w:i/>
          <w:vanish/>
          <w:color w:val="0000FF"/>
          <w:sz w:val="20"/>
        </w:rPr>
        <w:t>términos</w:t>
      </w:r>
      <w:r w:rsidR="00B43A21" w:rsidRPr="002D7F08">
        <w:rPr>
          <w:rFonts w:cs="Arial"/>
          <w:i/>
          <w:vanish/>
          <w:color w:val="0000FF"/>
          <w:sz w:val="20"/>
        </w:rPr>
        <w:t xml:space="preserve"> del negocio y como la solución </w:t>
      </w:r>
      <w:r w:rsidR="00191A0D" w:rsidRPr="002D7F08">
        <w:rPr>
          <w:rFonts w:cs="Arial"/>
          <w:i/>
          <w:vanish/>
          <w:color w:val="0000FF"/>
          <w:sz w:val="20"/>
        </w:rPr>
        <w:t>cubrirá</w:t>
      </w:r>
      <w:r w:rsidR="00B43A21" w:rsidRPr="002D7F08">
        <w:rPr>
          <w:rFonts w:cs="Arial"/>
          <w:i/>
          <w:vanish/>
          <w:color w:val="0000FF"/>
          <w:sz w:val="20"/>
        </w:rPr>
        <w:t xml:space="preserve"> los temas principales que se plantean actualmente.</w:t>
      </w:r>
    </w:p>
    <w:p w14:paraId="6D44F1F3" w14:textId="77777777" w:rsidR="00DA73C9" w:rsidRPr="002D7F08" w:rsidRDefault="00DA73C9" w:rsidP="006B13A9">
      <w:pPr>
        <w:pStyle w:val="BodyText"/>
        <w:numPr>
          <w:ilvl w:val="1"/>
          <w:numId w:val="8"/>
        </w:numPr>
        <w:jc w:val="both"/>
        <w:rPr>
          <w:rFonts w:cs="Arial"/>
          <w:i/>
          <w:vanish/>
          <w:color w:val="0000FF"/>
          <w:sz w:val="20"/>
        </w:rPr>
      </w:pPr>
      <w:r w:rsidRPr="002D7F08">
        <w:rPr>
          <w:rFonts w:cs="Arial"/>
          <w:i/>
          <w:vanish/>
          <w:color w:val="0000FF"/>
          <w:sz w:val="20"/>
        </w:rPr>
        <w:t>Justificar por qué se seleccionó esta arquitectura para la solución.</w:t>
      </w:r>
    </w:p>
    <w:p w14:paraId="02F5118C" w14:textId="77777777" w:rsidR="00057827" w:rsidRDefault="00057827">
      <w:pPr>
        <w:rPr>
          <w:b/>
          <w:bCs/>
          <w:caps/>
        </w:rPr>
      </w:pPr>
      <w:r>
        <w:rPr>
          <w:bCs/>
        </w:rPr>
        <w:br w:type="page"/>
      </w:r>
    </w:p>
    <w:p w14:paraId="0902F2B0" w14:textId="76E9D09D" w:rsidR="00020D26" w:rsidRPr="002D7F08" w:rsidRDefault="00020D26" w:rsidP="00670AD4">
      <w:pPr>
        <w:pStyle w:val="Ttulo2"/>
        <w:rPr>
          <w:rFonts w:ascii="Montserrat" w:hAnsi="Montserrat"/>
          <w:bCs/>
          <w:sz w:val="20"/>
        </w:rPr>
      </w:pPr>
      <w:bookmarkStart w:id="83" w:name="_Toc50313863"/>
      <w:r w:rsidRPr="002D7F08">
        <w:rPr>
          <w:rFonts w:ascii="Montserrat" w:hAnsi="Montserrat"/>
          <w:bCs/>
          <w:sz w:val="20"/>
        </w:rPr>
        <w:lastRenderedPageBreak/>
        <w:t>Arquitectura de TI</w:t>
      </w:r>
      <w:bookmarkEnd w:id="83"/>
    </w:p>
    <w:p w14:paraId="512503B5" w14:textId="77777777" w:rsidR="00DA508E" w:rsidRPr="002D7F08" w:rsidRDefault="00DA508E" w:rsidP="006B13A9">
      <w:pPr>
        <w:pStyle w:val="BodyText"/>
        <w:numPr>
          <w:ilvl w:val="0"/>
          <w:numId w:val="8"/>
        </w:numPr>
        <w:spacing w:before="0" w:after="0"/>
        <w:jc w:val="both"/>
        <w:rPr>
          <w:rFonts w:cs="Arial"/>
          <w:i/>
          <w:vanish/>
          <w:color w:val="0000FF"/>
          <w:sz w:val="20"/>
          <w:lang w:val="es-ES"/>
        </w:rPr>
      </w:pPr>
      <w:r w:rsidRPr="002D7F08">
        <w:rPr>
          <w:rFonts w:cs="Arial"/>
          <w:i/>
          <w:vanish/>
          <w:color w:val="0000FF"/>
          <w:sz w:val="20"/>
          <w:lang w:val="es-ES"/>
        </w:rPr>
        <w:t>Cada una de estas vistas puede existir por si misma, de forma que diferentes usuarios puedan centrarse en las cuestiones de la arquitectura del sistema que más les interesen.</w:t>
      </w:r>
    </w:p>
    <w:p w14:paraId="140C1252" w14:textId="77777777" w:rsidR="00020D26" w:rsidRPr="002D7F08" w:rsidRDefault="00020D26" w:rsidP="00670AD4">
      <w:pPr>
        <w:pStyle w:val="Ttulo3"/>
        <w:rPr>
          <w:b/>
          <w:bCs/>
        </w:rPr>
      </w:pPr>
      <w:bookmarkStart w:id="84" w:name="_Toc50313864"/>
      <w:r w:rsidRPr="002D7F08">
        <w:rPr>
          <w:b/>
          <w:bCs/>
        </w:rPr>
        <w:t>Metas y guías de arquitectura</w:t>
      </w:r>
      <w:bookmarkEnd w:id="84"/>
    </w:p>
    <w:p w14:paraId="2E2785EB" w14:textId="77777777" w:rsidR="00BE5805" w:rsidRPr="002D7F08" w:rsidRDefault="002D7F08" w:rsidP="006B13A9">
      <w:pPr>
        <w:pStyle w:val="BodyText"/>
        <w:numPr>
          <w:ilvl w:val="0"/>
          <w:numId w:val="8"/>
        </w:numPr>
        <w:jc w:val="both"/>
        <w:rPr>
          <w:rFonts w:cs="Arial"/>
          <w:i/>
          <w:vanish/>
          <w:color w:val="0000FF"/>
          <w:sz w:val="20"/>
        </w:rPr>
      </w:pPr>
      <w:r>
        <w:rPr>
          <w:rFonts w:cs="Arial"/>
          <w:i/>
          <w:vanish/>
          <w:color w:val="0000FF"/>
          <w:sz w:val="20"/>
        </w:rPr>
        <w:t>Describi</w:t>
      </w:r>
      <w:r w:rsidR="00BE5805" w:rsidRPr="002D7F08">
        <w:rPr>
          <w:rFonts w:cs="Arial"/>
          <w:i/>
          <w:vanish/>
          <w:color w:val="0000FF"/>
          <w:sz w:val="20"/>
        </w:rPr>
        <w:t xml:space="preserve">  las metas y guías que </w:t>
      </w:r>
      <w:r w:rsidR="002972DC" w:rsidRPr="002D7F08">
        <w:rPr>
          <w:rFonts w:cs="Arial"/>
          <w:i/>
          <w:vanish/>
          <w:color w:val="0000FF"/>
          <w:sz w:val="20"/>
        </w:rPr>
        <w:t xml:space="preserve">debe satisfacer la arquitectura, estas metas y </w:t>
      </w:r>
      <w:r w:rsidR="00191A0D" w:rsidRPr="002D7F08">
        <w:rPr>
          <w:rFonts w:cs="Arial"/>
          <w:i/>
          <w:vanish/>
          <w:color w:val="0000FF"/>
          <w:sz w:val="20"/>
        </w:rPr>
        <w:t>guías</w:t>
      </w:r>
      <w:r w:rsidR="002972DC" w:rsidRPr="002D7F08">
        <w:rPr>
          <w:rFonts w:cs="Arial"/>
          <w:i/>
          <w:vanish/>
          <w:color w:val="0000FF"/>
          <w:sz w:val="20"/>
        </w:rPr>
        <w:t xml:space="preserve"> </w:t>
      </w:r>
      <w:r w:rsidR="00191A0D" w:rsidRPr="002D7F08">
        <w:rPr>
          <w:rFonts w:cs="Arial"/>
          <w:i/>
          <w:vanish/>
          <w:color w:val="0000FF"/>
          <w:sz w:val="20"/>
        </w:rPr>
        <w:t>podrán</w:t>
      </w:r>
      <w:r w:rsidR="002972DC" w:rsidRPr="002D7F08">
        <w:rPr>
          <w:rFonts w:cs="Arial"/>
          <w:i/>
          <w:vanish/>
          <w:color w:val="0000FF"/>
          <w:sz w:val="20"/>
        </w:rPr>
        <w:t xml:space="preserve"> ser usadas para validar la arquitectura</w:t>
      </w:r>
      <w:r w:rsidR="00BE5805" w:rsidRPr="002D7F08">
        <w:rPr>
          <w:rFonts w:cs="Arial"/>
          <w:i/>
          <w:vanish/>
          <w:color w:val="0000FF"/>
          <w:sz w:val="20"/>
        </w:rPr>
        <w:t>.</w:t>
      </w:r>
    </w:p>
    <w:p w14:paraId="3D494FB4" w14:textId="77777777" w:rsidR="004D49AE" w:rsidRPr="002D7F08" w:rsidRDefault="004D49AE" w:rsidP="006B13A9">
      <w:pPr>
        <w:pStyle w:val="BodyText"/>
        <w:numPr>
          <w:ilvl w:val="0"/>
          <w:numId w:val="8"/>
        </w:numPr>
        <w:spacing w:before="0" w:after="0"/>
        <w:jc w:val="both"/>
        <w:rPr>
          <w:rFonts w:cs="Arial"/>
          <w:i/>
          <w:vanish/>
          <w:color w:val="0000FF"/>
          <w:sz w:val="20"/>
          <w:lang w:val="es-ES"/>
        </w:rPr>
      </w:pPr>
      <w:r w:rsidRPr="002D7F08">
        <w:rPr>
          <w:rFonts w:cs="Arial"/>
          <w:i/>
          <w:vanish/>
          <w:color w:val="0000FF"/>
          <w:sz w:val="20"/>
          <w:lang w:val="es-ES"/>
        </w:rPr>
        <w:t>Es importante darse cuenta que la arquitectura de un sistema no se crea de una vez. Más bien, es un proceso bien estructurado, para UML implicará el refinamiento sucesivo de la arquitectura de un sistema de un modo que esté dirigido por los casos de uso, centrado en la arquitectura, iterativo e incremental.</w:t>
      </w:r>
    </w:p>
    <w:p w14:paraId="4083833C" w14:textId="77777777" w:rsidR="004D49AE" w:rsidRPr="002D7F08" w:rsidRDefault="004D49AE" w:rsidP="004D49AE">
      <w:pPr>
        <w:pStyle w:val="BodyText"/>
        <w:spacing w:before="0" w:after="0"/>
        <w:ind w:left="360"/>
        <w:rPr>
          <w:rFonts w:cs="Arial"/>
          <w:i/>
          <w:color w:val="0000FF"/>
          <w:sz w:val="20"/>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3"/>
        <w:gridCol w:w="3087"/>
        <w:gridCol w:w="3110"/>
      </w:tblGrid>
      <w:tr w:rsidR="00872345" w:rsidRPr="002D7F08" w14:paraId="1A74FB1C" w14:textId="77777777" w:rsidTr="00E242A7">
        <w:tc>
          <w:tcPr>
            <w:tcW w:w="3153" w:type="dxa"/>
            <w:shd w:val="clear" w:color="auto" w:fill="CCCCCC"/>
          </w:tcPr>
          <w:p w14:paraId="104E5C48" w14:textId="77777777" w:rsidR="00872345" w:rsidRPr="002D7F08" w:rsidRDefault="008C742C">
            <w:pPr>
              <w:pStyle w:val="BodyText"/>
              <w:rPr>
                <w:rFonts w:cs="Arial"/>
                <w:b/>
                <w:sz w:val="20"/>
                <w:lang w:val="en-US"/>
              </w:rPr>
            </w:pPr>
            <w:r w:rsidRPr="002D7F08">
              <w:rPr>
                <w:rFonts w:cs="Arial"/>
                <w:b/>
                <w:sz w:val="20"/>
                <w:lang w:val="en-US"/>
              </w:rPr>
              <w:t>Requerimiento No Funcional</w:t>
            </w:r>
          </w:p>
        </w:tc>
        <w:tc>
          <w:tcPr>
            <w:tcW w:w="3087" w:type="dxa"/>
            <w:shd w:val="clear" w:color="auto" w:fill="CCCCCC"/>
          </w:tcPr>
          <w:p w14:paraId="2936F493" w14:textId="77777777" w:rsidR="00872345" w:rsidRPr="002D7F08" w:rsidRDefault="00872345">
            <w:pPr>
              <w:pStyle w:val="BodyText"/>
              <w:rPr>
                <w:rFonts w:cs="Arial"/>
                <w:b/>
                <w:sz w:val="20"/>
                <w:lang w:val="en-US"/>
              </w:rPr>
            </w:pPr>
            <w:r w:rsidRPr="002D7F08">
              <w:rPr>
                <w:rFonts w:cs="Arial"/>
                <w:b/>
                <w:sz w:val="20"/>
                <w:lang w:val="en-US"/>
              </w:rPr>
              <w:t>Beneficios</w:t>
            </w:r>
          </w:p>
        </w:tc>
        <w:tc>
          <w:tcPr>
            <w:tcW w:w="3110" w:type="dxa"/>
            <w:shd w:val="clear" w:color="auto" w:fill="CCCCCC"/>
          </w:tcPr>
          <w:p w14:paraId="3C516AA4" w14:textId="77777777" w:rsidR="00872345" w:rsidRPr="002D7F08" w:rsidRDefault="008C742C">
            <w:pPr>
              <w:pStyle w:val="BodyText"/>
              <w:rPr>
                <w:rFonts w:cs="Arial"/>
                <w:b/>
                <w:sz w:val="20"/>
                <w:lang w:val="en-US"/>
              </w:rPr>
            </w:pPr>
            <w:r w:rsidRPr="002D7F08">
              <w:rPr>
                <w:rFonts w:cs="Arial"/>
                <w:b/>
                <w:sz w:val="20"/>
                <w:lang w:val="en-US"/>
              </w:rPr>
              <w:t>Mecanismo de diseño</w:t>
            </w:r>
          </w:p>
        </w:tc>
      </w:tr>
      <w:tr w:rsidR="00872345" w:rsidRPr="002D7F08" w14:paraId="7B030F9D" w14:textId="77777777" w:rsidTr="00E242A7">
        <w:tc>
          <w:tcPr>
            <w:tcW w:w="3153" w:type="dxa"/>
          </w:tcPr>
          <w:p w14:paraId="14D2195F" w14:textId="4E5FD258" w:rsidR="00872345" w:rsidRPr="002D7F08" w:rsidRDefault="00E242A7">
            <w:pPr>
              <w:pStyle w:val="BodyText"/>
              <w:rPr>
                <w:rFonts w:cs="Arial"/>
                <w:sz w:val="20"/>
                <w:lang w:val="en-US"/>
              </w:rPr>
            </w:pPr>
            <w:ins w:id="85" w:author="Qualtop" w:date="2020-11-11T18:11:00Z">
              <w:r w:rsidRPr="00E242A7">
                <w:rPr>
                  <w:rFonts w:cs="Arial"/>
                  <w:sz w:val="20"/>
                  <w:lang w:val="en-US"/>
                  <w:rPrChange w:id="86" w:author="Qualtop" w:date="2020-11-11T18:13:00Z">
                    <w:rPr>
                      <w:rFonts w:ascii="Segoe UI" w:eastAsia="Arial" w:hAnsi="Segoe UI" w:cs="Arial"/>
                      <w:lang w:eastAsia="ja-JP"/>
                    </w:rPr>
                  </w:rPrChange>
                </w:rPr>
                <w:t>Servicio Windows</w:t>
              </w:r>
            </w:ins>
            <w:del w:id="87" w:author="Qualtop" w:date="2020-11-11T18:11:00Z">
              <w:r w:rsidR="00872345" w:rsidRPr="002D7F08" w:rsidDel="00E242A7">
                <w:rPr>
                  <w:rFonts w:cs="Arial"/>
                  <w:sz w:val="20"/>
                  <w:lang w:val="en-US"/>
                </w:rPr>
                <w:delText>Tiempo de entrega</w:delText>
              </w:r>
            </w:del>
          </w:p>
        </w:tc>
        <w:tc>
          <w:tcPr>
            <w:tcW w:w="3087" w:type="dxa"/>
          </w:tcPr>
          <w:p w14:paraId="5B240DD4" w14:textId="2F7FCCC7" w:rsidR="00872345" w:rsidRPr="00752667" w:rsidRDefault="00E242A7">
            <w:pPr>
              <w:pStyle w:val="BodyText"/>
              <w:rPr>
                <w:rPrChange w:id="88" w:author="Qualtop" w:date="2020-11-12T10:43:00Z">
                  <w:rPr>
                    <w:rFonts w:cs="Arial"/>
                    <w:sz w:val="20"/>
                  </w:rPr>
                </w:rPrChange>
              </w:rPr>
            </w:pPr>
            <w:ins w:id="89" w:author="Qualtop" w:date="2020-11-11T18:14:00Z">
              <w:r w:rsidRPr="00752667">
                <w:rPr>
                  <w:rPrChange w:id="90" w:author="Qualtop" w:date="2020-11-12T10:43:00Z">
                    <w:rPr>
                      <w:rFonts w:cs="Arial"/>
                      <w:sz w:val="20"/>
                      <w:lang w:val="en-US"/>
                    </w:rPr>
                  </w:rPrChange>
                </w:rPr>
                <w:t xml:space="preserve">Se ejecta de forma </w:t>
              </w:r>
            </w:ins>
            <w:ins w:id="91" w:author="Qualtop" w:date="2020-11-12T10:43:00Z">
              <w:r w:rsidR="00752667" w:rsidRPr="00752667">
                <w:t>periódica</w:t>
              </w:r>
            </w:ins>
            <w:ins w:id="92" w:author="Qualtop" w:date="2020-11-11T18:14:00Z">
              <w:r w:rsidRPr="00752667">
                <w:rPr>
                  <w:rPrChange w:id="93" w:author="Qualtop" w:date="2020-11-12T10:43:00Z">
                    <w:rPr>
                      <w:rFonts w:cs="Arial"/>
                      <w:sz w:val="20"/>
                      <w:lang w:val="en-US"/>
                    </w:rPr>
                  </w:rPrChange>
                </w:rPr>
                <w:t xml:space="preserve"> para un m</w:t>
              </w:r>
            </w:ins>
            <w:ins w:id="94" w:author="Qualtop" w:date="2020-11-11T18:15:00Z">
              <w:r w:rsidRPr="00752667">
                <w:rPr>
                  <w:rPrChange w:id="95" w:author="Qualtop" w:date="2020-11-12T10:43:00Z">
                    <w:rPr>
                      <w:rFonts w:cs="Arial"/>
                      <w:sz w:val="20"/>
                      <w:lang w:val="en-US"/>
                    </w:rPr>
                  </w:rPrChange>
                </w:rPr>
                <w:t>ejor</w:t>
              </w:r>
            </w:ins>
            <w:ins w:id="96" w:author="Qualtop" w:date="2020-11-12T10:44:00Z">
              <w:r w:rsidR="00752667">
                <w:t xml:space="preserve"> </w:t>
              </w:r>
            </w:ins>
            <w:ins w:id="97" w:author="Qualtop" w:date="2020-11-11T18:15:00Z">
              <w:r w:rsidRPr="00752667">
                <w:rPr>
                  <w:rPrChange w:id="98" w:author="Qualtop" w:date="2020-11-12T10:43:00Z">
                    <w:rPr>
                      <w:rFonts w:cs="Arial"/>
                      <w:sz w:val="20"/>
                      <w:lang w:val="en-US"/>
                    </w:rPr>
                  </w:rPrChange>
                </w:rPr>
                <w:t>funcionamiento y performance</w:t>
              </w:r>
            </w:ins>
            <w:del w:id="99" w:author="Qualtop" w:date="2020-11-11T18:12:00Z">
              <w:r w:rsidR="00C21977" w:rsidRPr="00752667" w:rsidDel="00E242A7">
                <w:rPr>
                  <w:rPrChange w:id="100" w:author="Qualtop" w:date="2020-11-12T10:43:00Z">
                    <w:rPr>
                      <w:rFonts w:cs="Arial"/>
                      <w:sz w:val="20"/>
                    </w:rPr>
                  </w:rPrChange>
                </w:rPr>
                <w:delText>En tiempo y de forma efectiva</w:delText>
              </w:r>
            </w:del>
          </w:p>
        </w:tc>
        <w:tc>
          <w:tcPr>
            <w:tcW w:w="3110" w:type="dxa"/>
          </w:tcPr>
          <w:p w14:paraId="4CB48573" w14:textId="0766F888" w:rsidR="00E242A7" w:rsidRPr="00752667" w:rsidRDefault="00E242A7">
            <w:pPr>
              <w:rPr>
                <w:ins w:id="101" w:author="Qualtop" w:date="2020-11-11T18:16:00Z"/>
                <w:sz w:val="24"/>
                <w:rPrChange w:id="102" w:author="Qualtop" w:date="2020-11-12T10:43:00Z">
                  <w:rPr>
                    <w:ins w:id="103" w:author="Qualtop" w:date="2020-11-11T18:16:00Z"/>
                    <w:lang w:val="es-MX"/>
                  </w:rPr>
                </w:rPrChange>
              </w:rPr>
              <w:pPrChange w:id="104" w:author="Qualtop" w:date="2020-11-11T18:16:00Z">
                <w:pPr>
                  <w:pStyle w:val="Prrafodelista"/>
                  <w:numPr>
                    <w:numId w:val="28"/>
                  </w:numPr>
                  <w:ind w:hanging="360"/>
                </w:pPr>
              </w:pPrChange>
            </w:pPr>
            <w:ins w:id="105" w:author="Qualtop" w:date="2020-11-11T18:16:00Z">
              <w:r w:rsidRPr="00752667">
                <w:rPr>
                  <w:sz w:val="24"/>
                  <w:rPrChange w:id="106" w:author="Qualtop" w:date="2020-11-12T10:43:00Z">
                    <w:rPr/>
                  </w:rPrChange>
                </w:rPr>
                <w:t>Se utilizan las tecnologías:</w:t>
              </w:r>
            </w:ins>
          </w:p>
          <w:p w14:paraId="27725FD3" w14:textId="4B45B819" w:rsidR="00E242A7" w:rsidRPr="00752667" w:rsidRDefault="00E242A7">
            <w:pPr>
              <w:pStyle w:val="Prrafodelista"/>
              <w:numPr>
                <w:ilvl w:val="0"/>
                <w:numId w:val="28"/>
              </w:numPr>
              <w:rPr>
                <w:ins w:id="107" w:author="Qualtop" w:date="2020-11-11T18:15:00Z"/>
                <w:rFonts w:ascii="Montserrat" w:eastAsia="Times New Roman" w:hAnsi="Montserrat" w:cs="Times New Roman"/>
                <w:sz w:val="24"/>
                <w:lang w:val="es-MX" w:eastAsia="en-US"/>
                <w:rPrChange w:id="108" w:author="Qualtop" w:date="2020-11-12T10:43:00Z">
                  <w:rPr>
                    <w:ins w:id="109" w:author="Qualtop" w:date="2020-11-11T18:15:00Z"/>
                    <w:lang w:val="es-MX"/>
                  </w:rPr>
                </w:rPrChange>
              </w:rPr>
              <w:pPrChange w:id="110" w:author="Qualtop" w:date="2020-11-11T18:16:00Z">
                <w:pPr>
                  <w:pStyle w:val="Prrafodelista"/>
                  <w:numPr>
                    <w:ilvl w:val="1"/>
                    <w:numId w:val="28"/>
                  </w:numPr>
                  <w:ind w:left="1440" w:hanging="360"/>
                </w:pPr>
              </w:pPrChange>
            </w:pPr>
            <w:ins w:id="111" w:author="Qualtop" w:date="2020-11-11T18:15:00Z">
              <w:r w:rsidRPr="00752667">
                <w:rPr>
                  <w:rFonts w:ascii="Montserrat" w:eastAsia="Times New Roman" w:hAnsi="Montserrat" w:cs="Times New Roman"/>
                  <w:sz w:val="24"/>
                  <w:lang w:val="es-MX" w:eastAsia="en-US"/>
                  <w:rPrChange w:id="112" w:author="Qualtop" w:date="2020-11-12T10:43:00Z">
                    <w:rPr>
                      <w:lang w:val="es-MX"/>
                    </w:rPr>
                  </w:rPrChange>
                </w:rPr>
                <w:t>HTML</w:t>
              </w:r>
            </w:ins>
          </w:p>
          <w:p w14:paraId="69D2FB90" w14:textId="77777777" w:rsidR="00E242A7" w:rsidRPr="00752667" w:rsidRDefault="00E242A7">
            <w:pPr>
              <w:pStyle w:val="Prrafodelista"/>
              <w:numPr>
                <w:ilvl w:val="0"/>
                <w:numId w:val="28"/>
              </w:numPr>
              <w:rPr>
                <w:ins w:id="113" w:author="Qualtop" w:date="2020-11-11T18:15:00Z"/>
                <w:rFonts w:ascii="Montserrat" w:eastAsia="Times New Roman" w:hAnsi="Montserrat" w:cs="Times New Roman"/>
                <w:sz w:val="24"/>
                <w:lang w:val="es-MX" w:eastAsia="en-US"/>
                <w:rPrChange w:id="114" w:author="Qualtop" w:date="2020-11-12T10:43:00Z">
                  <w:rPr>
                    <w:ins w:id="115" w:author="Qualtop" w:date="2020-11-11T18:15:00Z"/>
                    <w:lang w:val="es-MX"/>
                  </w:rPr>
                </w:rPrChange>
              </w:rPr>
              <w:pPrChange w:id="116" w:author="Qualtop" w:date="2020-11-11T18:16:00Z">
                <w:pPr>
                  <w:pStyle w:val="Prrafodelista"/>
                  <w:numPr>
                    <w:ilvl w:val="1"/>
                    <w:numId w:val="28"/>
                  </w:numPr>
                  <w:ind w:left="1440" w:hanging="360"/>
                </w:pPr>
              </w:pPrChange>
            </w:pPr>
            <w:ins w:id="117" w:author="Qualtop" w:date="2020-11-11T18:15:00Z">
              <w:r w:rsidRPr="00752667">
                <w:rPr>
                  <w:rFonts w:ascii="Montserrat" w:eastAsia="Times New Roman" w:hAnsi="Montserrat" w:cs="Times New Roman"/>
                  <w:sz w:val="24"/>
                  <w:lang w:val="es-MX" w:eastAsia="en-US"/>
                  <w:rPrChange w:id="118" w:author="Qualtop" w:date="2020-11-12T10:43:00Z">
                    <w:rPr>
                      <w:lang w:val="es-MX"/>
                    </w:rPr>
                  </w:rPrChange>
                </w:rPr>
                <w:t>XML</w:t>
              </w:r>
            </w:ins>
          </w:p>
          <w:p w14:paraId="5E09C250" w14:textId="77777777" w:rsidR="00E242A7" w:rsidRPr="00752667" w:rsidRDefault="00E242A7">
            <w:pPr>
              <w:pStyle w:val="Prrafodelista"/>
              <w:numPr>
                <w:ilvl w:val="0"/>
                <w:numId w:val="28"/>
              </w:numPr>
              <w:rPr>
                <w:ins w:id="119" w:author="Qualtop" w:date="2020-11-11T18:15:00Z"/>
                <w:rFonts w:ascii="Montserrat" w:eastAsia="Times New Roman" w:hAnsi="Montserrat" w:cs="Times New Roman"/>
                <w:sz w:val="24"/>
                <w:lang w:val="es-MX" w:eastAsia="en-US"/>
                <w:rPrChange w:id="120" w:author="Qualtop" w:date="2020-11-12T10:43:00Z">
                  <w:rPr>
                    <w:ins w:id="121" w:author="Qualtop" w:date="2020-11-11T18:15:00Z"/>
                    <w:lang w:val="es-MX"/>
                  </w:rPr>
                </w:rPrChange>
              </w:rPr>
              <w:pPrChange w:id="122" w:author="Qualtop" w:date="2020-11-11T18:16:00Z">
                <w:pPr>
                  <w:pStyle w:val="Prrafodelista"/>
                  <w:numPr>
                    <w:ilvl w:val="1"/>
                    <w:numId w:val="28"/>
                  </w:numPr>
                  <w:ind w:left="1440" w:hanging="360"/>
                </w:pPr>
              </w:pPrChange>
            </w:pPr>
            <w:ins w:id="123" w:author="Qualtop" w:date="2020-11-11T18:15:00Z">
              <w:r w:rsidRPr="00752667">
                <w:rPr>
                  <w:rFonts w:ascii="Montserrat" w:eastAsia="Times New Roman" w:hAnsi="Montserrat" w:cs="Times New Roman"/>
                  <w:sz w:val="24"/>
                  <w:lang w:val="es-MX" w:eastAsia="en-US"/>
                  <w:rPrChange w:id="124" w:author="Qualtop" w:date="2020-11-12T10:43:00Z">
                    <w:rPr>
                      <w:lang w:val="es-MX"/>
                    </w:rPr>
                  </w:rPrChange>
                </w:rPr>
                <w:t>. Net</w:t>
              </w:r>
            </w:ins>
          </w:p>
          <w:p w14:paraId="377072B2" w14:textId="77777777" w:rsidR="00E242A7" w:rsidRPr="00752667" w:rsidRDefault="00E242A7">
            <w:pPr>
              <w:pStyle w:val="Prrafodelista"/>
              <w:numPr>
                <w:ilvl w:val="0"/>
                <w:numId w:val="28"/>
              </w:numPr>
              <w:rPr>
                <w:ins w:id="125" w:author="Qualtop" w:date="2020-11-11T18:15:00Z"/>
                <w:rFonts w:ascii="Montserrat" w:eastAsia="Times New Roman" w:hAnsi="Montserrat" w:cs="Times New Roman"/>
                <w:sz w:val="24"/>
                <w:lang w:val="es-MX" w:eastAsia="en-US"/>
                <w:rPrChange w:id="126" w:author="Qualtop" w:date="2020-11-12T10:43:00Z">
                  <w:rPr>
                    <w:ins w:id="127" w:author="Qualtop" w:date="2020-11-11T18:15:00Z"/>
                  </w:rPr>
                </w:rPrChange>
              </w:rPr>
              <w:pPrChange w:id="128" w:author="Qualtop" w:date="2020-11-11T18:16:00Z">
                <w:pPr>
                  <w:pStyle w:val="Prrafodelista"/>
                  <w:numPr>
                    <w:ilvl w:val="1"/>
                    <w:numId w:val="28"/>
                  </w:numPr>
                  <w:ind w:left="1440" w:hanging="360"/>
                </w:pPr>
              </w:pPrChange>
            </w:pPr>
            <w:ins w:id="129" w:author="Qualtop" w:date="2020-11-11T18:15:00Z">
              <w:r w:rsidRPr="00752667">
                <w:rPr>
                  <w:rFonts w:ascii="Montserrat" w:eastAsia="Times New Roman" w:hAnsi="Montserrat" w:cs="Times New Roman"/>
                  <w:sz w:val="24"/>
                  <w:lang w:val="es-MX" w:eastAsia="en-US"/>
                  <w:rPrChange w:id="130" w:author="Qualtop" w:date="2020-11-12T10:43:00Z">
                    <w:rPr>
                      <w:lang w:val="es-MX"/>
                    </w:rPr>
                  </w:rPrChange>
                </w:rPr>
                <w:t>C#</w:t>
              </w:r>
            </w:ins>
          </w:p>
          <w:p w14:paraId="11336053" w14:textId="5DC8EFBC" w:rsidR="00872345" w:rsidRPr="00752667" w:rsidRDefault="00C21977">
            <w:pPr>
              <w:pStyle w:val="BodyText"/>
              <w:rPr>
                <w:rPrChange w:id="131" w:author="Qualtop" w:date="2020-11-12T10:43:00Z">
                  <w:rPr>
                    <w:rFonts w:cs="Arial"/>
                    <w:sz w:val="20"/>
                  </w:rPr>
                </w:rPrChange>
              </w:rPr>
            </w:pPr>
            <w:del w:id="132" w:author="Qualtop" w:date="2020-11-11T18:12:00Z">
              <w:r w:rsidRPr="00752667" w:rsidDel="00E242A7">
                <w:rPr>
                  <w:rPrChange w:id="133" w:author="Qualtop" w:date="2020-11-12T10:43:00Z">
                    <w:rPr>
                      <w:rFonts w:cs="Arial"/>
                      <w:sz w:val="20"/>
                    </w:rPr>
                  </w:rPrChange>
                </w:rPr>
                <w:delText>Priorizar y entregar por requerimientos clave</w:delText>
              </w:r>
            </w:del>
          </w:p>
        </w:tc>
      </w:tr>
      <w:tr w:rsidR="00E242A7" w:rsidRPr="002D7F08" w14:paraId="21F37B1D" w14:textId="77777777" w:rsidTr="00E242A7">
        <w:tc>
          <w:tcPr>
            <w:tcW w:w="3153" w:type="dxa"/>
          </w:tcPr>
          <w:p w14:paraId="3F7AF478" w14:textId="7306E9EE" w:rsidR="00E242A7" w:rsidRPr="002D7F08" w:rsidRDefault="00E242A7" w:rsidP="00E242A7">
            <w:pPr>
              <w:pStyle w:val="BodyText"/>
              <w:rPr>
                <w:rFonts w:cs="Arial"/>
                <w:sz w:val="20"/>
                <w:lang w:val="en-US"/>
              </w:rPr>
            </w:pPr>
            <w:ins w:id="134" w:author="Qualtop" w:date="2020-11-11T18:13:00Z">
              <w:r w:rsidRPr="00CE67BB">
                <w:t>Regla de negocios</w:t>
              </w:r>
            </w:ins>
            <w:del w:id="135" w:author="Qualtop" w:date="2020-11-11T18:13:00Z">
              <w:r w:rsidRPr="002D7F08" w:rsidDel="00E242A7">
                <w:rPr>
                  <w:rFonts w:cs="Arial"/>
                  <w:sz w:val="20"/>
                  <w:lang w:val="en-US"/>
                </w:rPr>
                <w:delText>Mantenible</w:delText>
              </w:r>
            </w:del>
          </w:p>
        </w:tc>
        <w:tc>
          <w:tcPr>
            <w:tcW w:w="3087" w:type="dxa"/>
          </w:tcPr>
          <w:p w14:paraId="6B0171F0" w14:textId="5E6C9120" w:rsidR="00E242A7" w:rsidRPr="00752667" w:rsidRDefault="00E242A7" w:rsidP="00E242A7">
            <w:pPr>
              <w:pStyle w:val="BodyText"/>
              <w:rPr>
                <w:rPrChange w:id="136" w:author="Qualtop" w:date="2020-11-12T10:43:00Z">
                  <w:rPr>
                    <w:rFonts w:cs="Arial"/>
                    <w:sz w:val="20"/>
                  </w:rPr>
                </w:rPrChange>
              </w:rPr>
            </w:pPr>
            <w:ins w:id="137" w:author="Qualtop" w:date="2020-11-11T18:13:00Z">
              <w:r w:rsidRPr="00752667">
                <w:rPr>
                  <w:rPrChange w:id="138" w:author="Qualtop" w:date="2020-11-12T10:43:00Z">
                    <w:rPr>
                      <w:rFonts w:cs="Arial"/>
                      <w:sz w:val="20"/>
                      <w:lang w:val="en-US"/>
                    </w:rPr>
                  </w:rPrChange>
                </w:rPr>
                <w:t>Resolver la lógica del negocio</w:t>
              </w:r>
            </w:ins>
            <w:del w:id="139" w:author="Qualtop" w:date="2020-11-11T18:13:00Z">
              <w:r w:rsidRPr="00752667" w:rsidDel="004E1151">
                <w:rPr>
                  <w:rPrChange w:id="140" w:author="Qualtop" w:date="2020-11-12T10:43:00Z">
                    <w:rPr>
                      <w:rFonts w:cs="Arial"/>
                      <w:sz w:val="20"/>
                    </w:rPr>
                  </w:rPrChange>
                </w:rPr>
                <w:delText>Habilidad de crecer de forma incremental</w:delText>
              </w:r>
            </w:del>
          </w:p>
        </w:tc>
        <w:tc>
          <w:tcPr>
            <w:tcW w:w="3110" w:type="dxa"/>
          </w:tcPr>
          <w:p w14:paraId="317CF5EE" w14:textId="0EDD1BF6" w:rsidR="00E242A7" w:rsidRPr="00752667" w:rsidRDefault="00E242A7" w:rsidP="00E242A7">
            <w:pPr>
              <w:pStyle w:val="BodyText"/>
              <w:rPr>
                <w:rPrChange w:id="141" w:author="Qualtop" w:date="2020-11-12T10:43:00Z">
                  <w:rPr>
                    <w:rFonts w:cs="Arial"/>
                    <w:sz w:val="20"/>
                  </w:rPr>
                </w:rPrChange>
              </w:rPr>
            </w:pPr>
            <w:ins w:id="142" w:author="Qualtop" w:date="2020-11-11T18:13:00Z">
              <w:r w:rsidRPr="00752667">
                <w:rPr>
                  <w:rPrChange w:id="143" w:author="Qualtop" w:date="2020-11-12T10:43:00Z">
                    <w:rPr>
                      <w:rFonts w:cs="Arial"/>
                      <w:sz w:val="20"/>
                      <w:lang w:val="en-US"/>
                    </w:rPr>
                  </w:rPrChange>
                </w:rPr>
                <w:t>Utilizará los lenguajes de programación que estén dentro del MTR vigente a la liberación de est</w:t>
              </w:r>
            </w:ins>
            <w:ins w:id="144" w:author="Qualtop" w:date="2020-11-12T10:43:00Z">
              <w:r w:rsidR="00752667" w:rsidRPr="00752667">
                <w:rPr>
                  <w:rPrChange w:id="145" w:author="Qualtop" w:date="2020-11-12T10:43:00Z">
                    <w:rPr>
                      <w:rFonts w:cs="Arial"/>
                      <w:sz w:val="20"/>
                      <w:lang w:val="en-US"/>
                    </w:rPr>
                  </w:rPrChange>
                </w:rPr>
                <w:t>é</w:t>
              </w:r>
            </w:ins>
            <w:ins w:id="146" w:author="Qualtop" w:date="2020-11-11T18:13:00Z">
              <w:r w:rsidRPr="00752667">
                <w:rPr>
                  <w:rPrChange w:id="147" w:author="Qualtop" w:date="2020-11-12T10:43:00Z">
                    <w:rPr>
                      <w:rFonts w:cs="Arial"/>
                      <w:sz w:val="20"/>
                      <w:lang w:val="en-US"/>
                    </w:rPr>
                  </w:rPrChange>
                </w:rPr>
                <w:t xml:space="preserve"> diseño.</w:t>
              </w:r>
            </w:ins>
            <w:del w:id="148" w:author="Qualtop" w:date="2020-11-11T18:13:00Z">
              <w:r w:rsidRPr="00752667" w:rsidDel="004E1151">
                <w:rPr>
                  <w:rPrChange w:id="149" w:author="Qualtop" w:date="2020-11-12T10:43:00Z">
                    <w:rPr>
                      <w:rFonts w:cs="Arial"/>
                      <w:sz w:val="20"/>
                    </w:rPr>
                  </w:rPrChange>
                </w:rPr>
                <w:delText>Arquitectura Modular</w:delText>
              </w:r>
            </w:del>
          </w:p>
        </w:tc>
      </w:tr>
      <w:tr w:rsidR="00872345" w:rsidRPr="002D7F08" w14:paraId="5573B360" w14:textId="77777777" w:rsidTr="00E242A7">
        <w:tc>
          <w:tcPr>
            <w:tcW w:w="3153" w:type="dxa"/>
          </w:tcPr>
          <w:p w14:paraId="14C6BE3C" w14:textId="029ABB94" w:rsidR="00872345" w:rsidRPr="00D8324D" w:rsidRDefault="00E242A7">
            <w:pPr>
              <w:pStyle w:val="BodyText"/>
              <w:rPr>
                <w:rFonts w:cs="Arial"/>
                <w:sz w:val="20"/>
                <w:rPrChange w:id="150" w:author="JORGE ABEL BOLAÑOS NILA" w:date="2020-12-10T13:47:00Z">
                  <w:rPr>
                    <w:rFonts w:cs="Arial"/>
                    <w:sz w:val="20"/>
                    <w:lang w:val="en-US"/>
                  </w:rPr>
                </w:rPrChange>
              </w:rPr>
            </w:pPr>
            <w:ins w:id="151" w:author="Qualtop" w:date="2020-11-11T18:17:00Z">
              <w:r w:rsidRPr="00CE67BB">
                <w:t>Conexión a Base de datos</w:t>
              </w:r>
            </w:ins>
            <w:del w:id="152" w:author="Qualtop" w:date="2020-11-11T18:17:00Z">
              <w:r w:rsidR="00872345" w:rsidRPr="00D8324D" w:rsidDel="00E242A7">
                <w:rPr>
                  <w:rFonts w:cs="Arial"/>
                  <w:sz w:val="20"/>
                  <w:rPrChange w:id="153" w:author="JORGE ABEL BOLAÑOS NILA" w:date="2020-12-10T13:47:00Z">
                    <w:rPr>
                      <w:rFonts w:cs="Arial"/>
                      <w:sz w:val="20"/>
                      <w:lang w:val="en-US"/>
                    </w:rPr>
                  </w:rPrChange>
                </w:rPr>
                <w:delText>Escalable</w:delText>
              </w:r>
            </w:del>
          </w:p>
        </w:tc>
        <w:tc>
          <w:tcPr>
            <w:tcW w:w="3087" w:type="dxa"/>
          </w:tcPr>
          <w:p w14:paraId="277CCE34" w14:textId="769F24CA" w:rsidR="00872345" w:rsidRPr="00752667" w:rsidRDefault="00E242A7">
            <w:pPr>
              <w:pStyle w:val="BodyText"/>
              <w:rPr>
                <w:rPrChange w:id="154" w:author="Qualtop" w:date="2020-11-12T10:43:00Z">
                  <w:rPr>
                    <w:rFonts w:cs="Arial"/>
                    <w:sz w:val="20"/>
                  </w:rPr>
                </w:rPrChange>
              </w:rPr>
            </w:pPr>
            <w:ins w:id="155" w:author="Qualtop" w:date="2020-11-11T18:18:00Z">
              <w:r>
                <w:t>E</w:t>
              </w:r>
              <w:r w:rsidRPr="00A13665">
                <w:t>l manejo de todos los repositorios de información con los cuales el sistema tendrá relación</w:t>
              </w:r>
            </w:ins>
            <w:del w:id="156" w:author="Qualtop" w:date="2020-11-11T18:18:00Z">
              <w:r w:rsidR="00872345" w:rsidRPr="00752667" w:rsidDel="00E242A7">
                <w:rPr>
                  <w:rPrChange w:id="157" w:author="Qualtop" w:date="2020-11-12T10:43:00Z">
                    <w:rPr>
                      <w:rFonts w:cs="Arial"/>
                      <w:sz w:val="20"/>
                    </w:rPr>
                  </w:rPrChange>
                </w:rPr>
                <w:delText>Habilidad para mantener los niveles de servicio</w:delText>
              </w:r>
            </w:del>
          </w:p>
        </w:tc>
        <w:tc>
          <w:tcPr>
            <w:tcW w:w="3110" w:type="dxa"/>
          </w:tcPr>
          <w:p w14:paraId="64D03AF7" w14:textId="77777777" w:rsidR="00E242A7" w:rsidRPr="00752667" w:rsidRDefault="00E242A7" w:rsidP="00E242A7">
            <w:pPr>
              <w:rPr>
                <w:ins w:id="158" w:author="Qualtop" w:date="2020-11-11T18:18:00Z"/>
                <w:sz w:val="24"/>
                <w:rPrChange w:id="159" w:author="Qualtop" w:date="2020-11-12T10:43:00Z">
                  <w:rPr>
                    <w:ins w:id="160" w:author="Qualtop" w:date="2020-11-11T18:18:00Z"/>
                  </w:rPr>
                </w:rPrChange>
              </w:rPr>
            </w:pPr>
            <w:ins w:id="161" w:author="Qualtop" w:date="2020-11-11T18:18:00Z">
              <w:r w:rsidRPr="00752667">
                <w:rPr>
                  <w:sz w:val="24"/>
                  <w:rPrChange w:id="162" w:author="Qualtop" w:date="2020-11-12T10:43:00Z">
                    <w:rPr/>
                  </w:rPrChange>
                </w:rPr>
                <w:t>Se utilizan las tecnologías:</w:t>
              </w:r>
            </w:ins>
          </w:p>
          <w:p w14:paraId="6F0FA42A" w14:textId="77777777" w:rsidR="00E242A7" w:rsidRPr="00752667" w:rsidRDefault="00E242A7">
            <w:pPr>
              <w:pStyle w:val="Prrafodelista"/>
              <w:numPr>
                <w:ilvl w:val="0"/>
                <w:numId w:val="28"/>
              </w:numPr>
              <w:rPr>
                <w:ins w:id="163" w:author="Qualtop" w:date="2020-11-11T18:18:00Z"/>
                <w:rFonts w:ascii="Montserrat" w:eastAsia="Times New Roman" w:hAnsi="Montserrat" w:cs="Times New Roman"/>
                <w:sz w:val="24"/>
                <w:lang w:val="es-MX" w:eastAsia="en-US"/>
                <w:rPrChange w:id="164" w:author="Qualtop" w:date="2020-11-12T10:43:00Z">
                  <w:rPr>
                    <w:ins w:id="165" w:author="Qualtop" w:date="2020-11-11T18:18:00Z"/>
                    <w:lang w:val="es-MX"/>
                  </w:rPr>
                </w:rPrChange>
              </w:rPr>
              <w:pPrChange w:id="166" w:author="Qualtop" w:date="2020-11-11T18:19:00Z">
                <w:pPr>
                  <w:pStyle w:val="Prrafodelista"/>
                  <w:numPr>
                    <w:ilvl w:val="1"/>
                    <w:numId w:val="28"/>
                  </w:numPr>
                  <w:ind w:left="1440" w:hanging="360"/>
                </w:pPr>
              </w:pPrChange>
            </w:pPr>
            <w:ins w:id="167" w:author="Qualtop" w:date="2020-11-11T18:18:00Z">
              <w:r w:rsidRPr="00752667">
                <w:rPr>
                  <w:rFonts w:ascii="Montserrat" w:eastAsia="Times New Roman" w:hAnsi="Montserrat" w:cs="Times New Roman"/>
                  <w:sz w:val="24"/>
                  <w:lang w:val="es-MX" w:eastAsia="en-US"/>
                  <w:rPrChange w:id="168" w:author="Qualtop" w:date="2020-11-12T10:43:00Z">
                    <w:rPr>
                      <w:lang w:val="es-MX"/>
                    </w:rPr>
                  </w:rPrChange>
                </w:rPr>
                <w:t>Informix</w:t>
              </w:r>
            </w:ins>
          </w:p>
          <w:p w14:paraId="79FF6286" w14:textId="0EDB4B5D" w:rsidR="00E242A7" w:rsidRPr="00752667" w:rsidRDefault="00E242A7">
            <w:pPr>
              <w:pStyle w:val="BodyText"/>
              <w:rPr>
                <w:rPrChange w:id="169" w:author="Qualtop" w:date="2020-11-12T10:43:00Z">
                  <w:rPr>
                    <w:rFonts w:cs="Arial"/>
                    <w:sz w:val="20"/>
                  </w:rPr>
                </w:rPrChange>
              </w:rPr>
            </w:pPr>
          </w:p>
        </w:tc>
      </w:tr>
    </w:tbl>
    <w:p w14:paraId="3A15F9C1" w14:textId="6A18C29F" w:rsidR="00D7579E" w:rsidRDefault="00E1349B" w:rsidP="00670AD4">
      <w:pPr>
        <w:pStyle w:val="Ttulo3"/>
        <w:rPr>
          <w:b/>
          <w:bCs/>
        </w:rPr>
      </w:pPr>
      <w:r>
        <w:rPr>
          <w:b/>
          <w:bCs/>
        </w:rPr>
        <w:t>Arquitectura de 3 capas, Registro contable.</w:t>
      </w:r>
    </w:p>
    <w:p w14:paraId="52EF4319" w14:textId="0BDD2623" w:rsidR="00E1349B" w:rsidRDefault="00E1349B" w:rsidP="00E1349B">
      <w:pPr>
        <w:pStyle w:val="BodyText"/>
      </w:pPr>
      <w:r>
        <w:t>Autenticación y autorización por el aplicativo interno, usuario y password.</w:t>
      </w:r>
    </w:p>
    <w:p w14:paraId="3E0CB121" w14:textId="33D6AE4C" w:rsidR="00E1349B" w:rsidRDefault="00E1349B" w:rsidP="00E1349B">
      <w:pPr>
        <w:pStyle w:val="BodyText"/>
      </w:pPr>
      <w:r>
        <w:t>Pistas de auditoria</w:t>
      </w:r>
    </w:p>
    <w:p w14:paraId="4DE95D92" w14:textId="742ACF71" w:rsidR="00E1349B" w:rsidRDefault="00E1349B" w:rsidP="00E1349B">
      <w:pPr>
        <w:pStyle w:val="BodyText"/>
      </w:pPr>
      <w:r>
        <w:lastRenderedPageBreak/>
        <w:t>Lenguaje estructurado 4GL. Constraints por usuario en las entidades de base de datos</w:t>
      </w:r>
    </w:p>
    <w:p w14:paraId="655F26BE" w14:textId="77777777" w:rsidR="008E4D5B" w:rsidRDefault="008E4D5B" w:rsidP="008E4D5B">
      <w:pPr>
        <w:rPr>
          <w:b/>
          <w:bCs/>
        </w:rPr>
      </w:pPr>
      <w:bookmarkStart w:id="170" w:name="_Toc50313865"/>
      <w:r>
        <w:rPr>
          <w:b/>
          <w:bCs/>
        </w:rPr>
        <w:t>Directrices del diseño</w:t>
      </w:r>
    </w:p>
    <w:p w14:paraId="0E5E3B9D" w14:textId="77777777" w:rsidR="008E4D5B" w:rsidRDefault="008E4D5B" w:rsidP="008E4D5B">
      <w:pPr>
        <w:rPr>
          <w:b/>
          <w:bCs/>
        </w:rPr>
      </w:pPr>
    </w:p>
    <w:p w14:paraId="5021C1C9" w14:textId="77777777" w:rsidR="008E4D5B" w:rsidRPr="00730806" w:rsidRDefault="008E4D5B" w:rsidP="008E4D5B">
      <w:pPr>
        <w:pStyle w:val="Prrafodelista"/>
        <w:numPr>
          <w:ilvl w:val="0"/>
          <w:numId w:val="25"/>
        </w:numPr>
        <w:rPr>
          <w:b/>
          <w:bCs/>
        </w:rPr>
      </w:pPr>
      <w:r w:rsidRPr="002874DF">
        <w:rPr>
          <w:b/>
          <w:bCs/>
          <w:lang w:val="es-MX"/>
        </w:rPr>
        <w:t>Modelo</w:t>
      </w:r>
      <w:r w:rsidRPr="00730806">
        <w:rPr>
          <w:b/>
          <w:bCs/>
        </w:rPr>
        <w:t xml:space="preserve"> de arquitectura</w:t>
      </w:r>
    </w:p>
    <w:p w14:paraId="3A142E5C" w14:textId="77777777" w:rsidR="008E4D5B" w:rsidRDefault="008E4D5B" w:rsidP="008E4D5B">
      <w:pPr>
        <w:rPr>
          <w:b/>
          <w:bCs/>
        </w:rPr>
      </w:pPr>
    </w:p>
    <w:p w14:paraId="3343604E" w14:textId="2A29EF1B" w:rsidR="008E4D5B" w:rsidRDefault="008E4D5B" w:rsidP="008E4D5B">
      <w:r>
        <w:t xml:space="preserve">Se deberá utilizar un diseño de arquitectura basado en el modelo </w:t>
      </w:r>
      <w:r w:rsidRPr="00A81D3A">
        <w:rPr>
          <w:b/>
          <w:bCs/>
        </w:rPr>
        <w:t xml:space="preserve">“3-Tier </w:t>
      </w:r>
      <w:del w:id="171" w:author="Qualtop" w:date="2020-11-11T16:10:00Z">
        <w:r w:rsidRPr="00A81D3A" w:rsidDel="00084DE8">
          <w:rPr>
            <w:b/>
            <w:bCs/>
          </w:rPr>
          <w:delText>Architecture”</w:delText>
        </w:r>
        <w:r w:rsidDel="00084DE8">
          <w:rPr>
            <w:b/>
            <w:bCs/>
          </w:rPr>
          <w:delText xml:space="preserve"> </w:delText>
        </w:r>
        <w:r w:rsidDel="00084DE8">
          <w:delText xml:space="preserve"> la</w:delText>
        </w:r>
      </w:del>
      <w:ins w:id="172" w:author="Qualtop" w:date="2020-11-11T16:10:00Z">
        <w:r w:rsidR="00084DE8" w:rsidRPr="00A81D3A">
          <w:rPr>
            <w:b/>
            <w:bCs/>
          </w:rPr>
          <w:t>Architecture”</w:t>
        </w:r>
        <w:r w:rsidR="00084DE8">
          <w:rPr>
            <w:b/>
            <w:bCs/>
          </w:rPr>
          <w:t xml:space="preserve"> </w:t>
        </w:r>
        <w:r w:rsidR="00084DE8">
          <w:t>la</w:t>
        </w:r>
      </w:ins>
      <w:r>
        <w:t xml:space="preserve"> cual agrupa funcionalidades </w:t>
      </w:r>
      <w:r w:rsidR="00F3364F">
        <w:t>lógicas especificas</w:t>
      </w:r>
      <w:r>
        <w:t xml:space="preserve"> en </w:t>
      </w:r>
      <w:r w:rsidR="00F3364F">
        <w:t>3 grupos</w:t>
      </w:r>
      <w:r>
        <w:t xml:space="preserve"> principales:</w:t>
      </w:r>
    </w:p>
    <w:p w14:paraId="4C69C768" w14:textId="77777777" w:rsidR="002A4EE3" w:rsidRDefault="00A13665" w:rsidP="008E4D5B">
      <w:pPr>
        <w:rPr>
          <w:ins w:id="173" w:author="ANGEL RAMIREZ MANCERA" w:date="2020-11-02T23:08:00Z"/>
        </w:rPr>
      </w:pPr>
      <w:ins w:id="174" w:author="ANGEL RAMIREZ MANCERA" w:date="2020-11-02T22:58:00Z">
        <w:r w:rsidRPr="00A13665">
          <w:t>Para e</w:t>
        </w:r>
        <w:r w:rsidRPr="002A4EE3">
          <w:t xml:space="preserve">ste tema son 3 capas </w:t>
        </w:r>
      </w:ins>
    </w:p>
    <w:p w14:paraId="3AD264DB" w14:textId="752D2D2E" w:rsidR="008E4D5B" w:rsidRDefault="00BC78EC" w:rsidP="008E4D5B">
      <w:pPr>
        <w:rPr>
          <w:ins w:id="175" w:author="ANGEL RAMIREZ MANCERA" w:date="2020-11-11T12:55:00Z"/>
        </w:rPr>
      </w:pPr>
      <w:ins w:id="176" w:author="ANGEL RAMIREZ MANCERA" w:date="2020-11-11T13:52:00Z">
        <w:r>
          <w:rPr>
            <w:noProof/>
            <w:lang w:val="en-US"/>
          </w:rPr>
          <w:drawing>
            <wp:inline distT="0" distB="0" distL="0" distR="0" wp14:anchorId="43F2E671" wp14:editId="1FB17048">
              <wp:extent cx="3238500" cy="19526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8500" cy="1952625"/>
                      </a:xfrm>
                      <a:prstGeom prst="rect">
                        <a:avLst/>
                      </a:prstGeom>
                      <a:noFill/>
                      <a:ln>
                        <a:noFill/>
                      </a:ln>
                    </pic:spPr>
                  </pic:pic>
                </a:graphicData>
              </a:graphic>
            </wp:inline>
          </w:drawing>
        </w:r>
      </w:ins>
      <w:moveToRangeStart w:id="177" w:author="ANGEL RAMIREZ MANCERA" w:date="2020-11-02T23:08:00Z" w:name="move55250943"/>
      <w:moveTo w:id="178" w:author="ANGEL RAMIREZ MANCERA" w:date="2020-11-02T23:08:00Z">
        <w:del w:id="179" w:author="ANGEL RAMIREZ MANCERA" w:date="2020-11-11T13:52:00Z">
          <w:r w:rsidR="002A4EE3" w:rsidDel="00BC78EC">
            <w:rPr>
              <w:noProof/>
              <w:lang w:val="en-US"/>
            </w:rPr>
            <w:drawing>
              <wp:inline distT="0" distB="0" distL="0" distR="0" wp14:anchorId="1C96D452" wp14:editId="4026AC25">
                <wp:extent cx="3143250" cy="1876425"/>
                <wp:effectExtent l="0" t="0" r="0" b="9525"/>
                <wp:docPr id="16" name="Imagen 16" descr="3-layer architecture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layer architecture visu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3250" cy="1876425"/>
                        </a:xfrm>
                        <a:prstGeom prst="rect">
                          <a:avLst/>
                        </a:prstGeom>
                        <a:noFill/>
                        <a:ln>
                          <a:noFill/>
                        </a:ln>
                      </pic:spPr>
                    </pic:pic>
                  </a:graphicData>
                </a:graphic>
              </wp:inline>
            </w:drawing>
          </w:r>
        </w:del>
      </w:moveTo>
      <w:moveToRangeEnd w:id="177"/>
    </w:p>
    <w:p w14:paraId="388B4069" w14:textId="7B7D1CFD" w:rsidR="00976F26" w:rsidRPr="002A4EE3" w:rsidRDefault="00976F26" w:rsidP="008E4D5B">
      <w:pPr>
        <w:rPr>
          <w:ins w:id="180" w:author="ANGEL RAMIREZ MANCERA" w:date="2020-11-02T22:58:00Z"/>
        </w:rPr>
      </w:pPr>
    </w:p>
    <w:p w14:paraId="1EBD7AE4" w14:textId="7BCC3C16" w:rsidR="00A13665" w:rsidRPr="00976F26" w:rsidRDefault="00A13665">
      <w:pPr>
        <w:pStyle w:val="Prrafodelista"/>
        <w:numPr>
          <w:ilvl w:val="0"/>
          <w:numId w:val="28"/>
        </w:numPr>
        <w:rPr>
          <w:ins w:id="181" w:author="ANGEL RAMIREZ MANCERA" w:date="2020-11-02T23:00:00Z"/>
        </w:rPr>
        <w:pPrChange w:id="182" w:author="ANGEL RAMIREZ MANCERA" w:date="2020-11-02T23:01:00Z">
          <w:pPr/>
        </w:pPrChange>
      </w:pPr>
      <w:ins w:id="183" w:author="ANGEL RAMIREZ MANCERA" w:date="2020-11-02T22:58:00Z">
        <w:r w:rsidRPr="00A13665">
          <w:rPr>
            <w:lang w:val="es-MX"/>
            <w:rPrChange w:id="184" w:author="ANGEL RAMIREZ MANCERA" w:date="2020-11-02T23:07:00Z">
              <w:rPr/>
            </w:rPrChange>
          </w:rPr>
          <w:t>Capa 1 Servicio Windows</w:t>
        </w:r>
      </w:ins>
    </w:p>
    <w:p w14:paraId="652A0B88" w14:textId="0EEF9844" w:rsidR="00A13665" w:rsidRPr="002A4EE3" w:rsidRDefault="00A13665" w:rsidP="008E4D5B">
      <w:pPr>
        <w:rPr>
          <w:ins w:id="185" w:author="ANGEL RAMIREZ MANCERA" w:date="2020-11-02T22:59:00Z"/>
        </w:rPr>
      </w:pPr>
      <w:ins w:id="186" w:author="ANGEL RAMIREZ MANCERA" w:date="2020-11-02T23:00:00Z">
        <w:r w:rsidRPr="00A13665">
          <w:t xml:space="preserve">Se refiere la </w:t>
        </w:r>
        <w:r w:rsidRPr="002A4EE3">
          <w:t>ejecución del servicio</w:t>
        </w:r>
      </w:ins>
    </w:p>
    <w:p w14:paraId="64FBEC0D" w14:textId="18B63BB3" w:rsidR="00A13665" w:rsidRPr="00A13665" w:rsidRDefault="00A13665">
      <w:pPr>
        <w:pStyle w:val="Prrafodelista"/>
        <w:numPr>
          <w:ilvl w:val="1"/>
          <w:numId w:val="28"/>
        </w:numPr>
        <w:rPr>
          <w:ins w:id="187" w:author="ANGEL RAMIREZ MANCERA" w:date="2020-11-02T23:00:00Z"/>
          <w:lang w:val="es-MX"/>
          <w:rPrChange w:id="188" w:author="ANGEL RAMIREZ MANCERA" w:date="2020-11-02T23:07:00Z">
            <w:rPr>
              <w:ins w:id="189" w:author="ANGEL RAMIREZ MANCERA" w:date="2020-11-02T23:00:00Z"/>
            </w:rPr>
          </w:rPrChange>
        </w:rPr>
        <w:pPrChange w:id="190" w:author="ANGEL RAMIREZ MANCERA" w:date="2020-11-02T23:03:00Z">
          <w:pPr>
            <w:pStyle w:val="Prrafodelista"/>
            <w:numPr>
              <w:numId w:val="27"/>
            </w:numPr>
            <w:ind w:left="1080" w:hanging="360"/>
          </w:pPr>
        </w:pPrChange>
      </w:pPr>
      <w:ins w:id="191" w:author="ANGEL RAMIREZ MANCERA" w:date="2020-11-02T23:00:00Z">
        <w:r w:rsidRPr="00A13665">
          <w:rPr>
            <w:lang w:val="es-MX"/>
            <w:rPrChange w:id="192" w:author="ANGEL RAMIREZ MANCERA" w:date="2020-11-02T23:07:00Z">
              <w:rPr/>
            </w:rPrChange>
          </w:rPr>
          <w:t>HTML</w:t>
        </w:r>
      </w:ins>
    </w:p>
    <w:p w14:paraId="221CF98D" w14:textId="33122DF7" w:rsidR="00A13665" w:rsidRPr="00A13665" w:rsidRDefault="00A13665">
      <w:pPr>
        <w:pStyle w:val="Prrafodelista"/>
        <w:numPr>
          <w:ilvl w:val="1"/>
          <w:numId w:val="28"/>
        </w:numPr>
        <w:rPr>
          <w:ins w:id="193" w:author="ANGEL RAMIREZ MANCERA" w:date="2020-11-02T23:01:00Z"/>
          <w:lang w:val="es-MX"/>
          <w:rPrChange w:id="194" w:author="ANGEL RAMIREZ MANCERA" w:date="2020-11-02T23:07:00Z">
            <w:rPr>
              <w:ins w:id="195" w:author="ANGEL RAMIREZ MANCERA" w:date="2020-11-02T23:01:00Z"/>
            </w:rPr>
          </w:rPrChange>
        </w:rPr>
        <w:pPrChange w:id="196" w:author="ANGEL RAMIREZ MANCERA" w:date="2020-11-02T23:03:00Z">
          <w:pPr>
            <w:pStyle w:val="Prrafodelista"/>
            <w:numPr>
              <w:numId w:val="27"/>
            </w:numPr>
            <w:ind w:left="1080" w:hanging="360"/>
          </w:pPr>
        </w:pPrChange>
      </w:pPr>
      <w:ins w:id="197" w:author="ANGEL RAMIREZ MANCERA" w:date="2020-11-02T23:01:00Z">
        <w:r w:rsidRPr="00A13665">
          <w:rPr>
            <w:lang w:val="es-MX"/>
            <w:rPrChange w:id="198" w:author="ANGEL RAMIREZ MANCERA" w:date="2020-11-02T23:07:00Z">
              <w:rPr/>
            </w:rPrChange>
          </w:rPr>
          <w:t>XML</w:t>
        </w:r>
      </w:ins>
    </w:p>
    <w:p w14:paraId="5B7A3A3D" w14:textId="2E84647B" w:rsidR="00A13665" w:rsidRPr="00A13665" w:rsidRDefault="00A13665">
      <w:pPr>
        <w:pStyle w:val="Prrafodelista"/>
        <w:numPr>
          <w:ilvl w:val="1"/>
          <w:numId w:val="28"/>
        </w:numPr>
        <w:rPr>
          <w:ins w:id="199" w:author="ANGEL RAMIREZ MANCERA" w:date="2020-11-02T23:01:00Z"/>
          <w:lang w:val="es-MX"/>
          <w:rPrChange w:id="200" w:author="ANGEL RAMIREZ MANCERA" w:date="2020-11-02T23:07:00Z">
            <w:rPr>
              <w:ins w:id="201" w:author="ANGEL RAMIREZ MANCERA" w:date="2020-11-02T23:01:00Z"/>
            </w:rPr>
          </w:rPrChange>
        </w:rPr>
        <w:pPrChange w:id="202" w:author="ANGEL RAMIREZ MANCERA" w:date="2020-11-02T23:03:00Z">
          <w:pPr>
            <w:pStyle w:val="Prrafodelista"/>
            <w:numPr>
              <w:numId w:val="27"/>
            </w:numPr>
            <w:ind w:left="1080" w:hanging="360"/>
          </w:pPr>
        </w:pPrChange>
      </w:pPr>
      <w:ins w:id="203" w:author="ANGEL RAMIREZ MANCERA" w:date="2020-11-02T23:01:00Z">
        <w:r w:rsidRPr="00A13665">
          <w:rPr>
            <w:lang w:val="es-MX"/>
            <w:rPrChange w:id="204" w:author="ANGEL RAMIREZ MANCERA" w:date="2020-11-02T23:07:00Z">
              <w:rPr/>
            </w:rPrChange>
          </w:rPr>
          <w:t>. Net</w:t>
        </w:r>
      </w:ins>
    </w:p>
    <w:p w14:paraId="280F7D5B" w14:textId="04334D93" w:rsidR="00A13665" w:rsidRPr="00976F26" w:rsidRDefault="00A13665">
      <w:pPr>
        <w:pStyle w:val="Prrafodelista"/>
        <w:numPr>
          <w:ilvl w:val="1"/>
          <w:numId w:val="28"/>
        </w:numPr>
        <w:rPr>
          <w:ins w:id="205" w:author="ANGEL RAMIREZ MANCERA" w:date="2020-11-02T22:58:00Z"/>
        </w:rPr>
        <w:pPrChange w:id="206" w:author="ANGEL RAMIREZ MANCERA" w:date="2020-11-02T23:03:00Z">
          <w:pPr/>
        </w:pPrChange>
      </w:pPr>
      <w:ins w:id="207" w:author="ANGEL RAMIREZ MANCERA" w:date="2020-11-02T23:01:00Z">
        <w:r w:rsidRPr="00A13665">
          <w:rPr>
            <w:lang w:val="es-MX"/>
            <w:rPrChange w:id="208" w:author="ANGEL RAMIREZ MANCERA" w:date="2020-11-02T23:07:00Z">
              <w:rPr/>
            </w:rPrChange>
          </w:rPr>
          <w:t>C#</w:t>
        </w:r>
      </w:ins>
    </w:p>
    <w:p w14:paraId="22876E5A" w14:textId="3023785D" w:rsidR="00A13665" w:rsidRPr="00A13665" w:rsidRDefault="00A13665" w:rsidP="00A13665">
      <w:pPr>
        <w:pStyle w:val="Prrafodelista"/>
        <w:numPr>
          <w:ilvl w:val="0"/>
          <w:numId w:val="28"/>
        </w:numPr>
        <w:rPr>
          <w:ins w:id="209" w:author="ANGEL RAMIREZ MANCERA" w:date="2020-11-02T23:04:00Z"/>
          <w:lang w:val="es-MX"/>
          <w:rPrChange w:id="210" w:author="ANGEL RAMIREZ MANCERA" w:date="2020-11-02T23:07:00Z">
            <w:rPr>
              <w:ins w:id="211" w:author="ANGEL RAMIREZ MANCERA" w:date="2020-11-02T23:04:00Z"/>
            </w:rPr>
          </w:rPrChange>
        </w:rPr>
      </w:pPr>
      <w:ins w:id="212" w:author="ANGEL RAMIREZ MANCERA" w:date="2020-11-02T22:58:00Z">
        <w:r w:rsidRPr="00A13665">
          <w:rPr>
            <w:lang w:val="es-MX"/>
            <w:rPrChange w:id="213" w:author="ANGEL RAMIREZ MANCERA" w:date="2020-11-02T23:07:00Z">
              <w:rPr/>
            </w:rPrChange>
          </w:rPr>
          <w:t xml:space="preserve">Capa 2 </w:t>
        </w:r>
      </w:ins>
      <w:ins w:id="214" w:author="ANGEL RAMIREZ MANCERA" w:date="2020-11-02T22:59:00Z">
        <w:r w:rsidRPr="00A13665">
          <w:rPr>
            <w:lang w:val="es-MX"/>
            <w:rPrChange w:id="215" w:author="ANGEL RAMIREZ MANCERA" w:date="2020-11-02T23:07:00Z">
              <w:rPr/>
            </w:rPrChange>
          </w:rPr>
          <w:t>Regla de negocios.</w:t>
        </w:r>
      </w:ins>
    </w:p>
    <w:p w14:paraId="5BCD4A3F" w14:textId="334D835E" w:rsidR="00A13665" w:rsidRPr="00976F26" w:rsidRDefault="00A13665">
      <w:pPr>
        <w:rPr>
          <w:ins w:id="216" w:author="ANGEL RAMIREZ MANCERA" w:date="2020-11-02T23:03:00Z"/>
        </w:rPr>
        <w:pPrChange w:id="217" w:author="ANGEL RAMIREZ MANCERA" w:date="2020-11-02T23:04:00Z">
          <w:pPr>
            <w:pStyle w:val="Prrafodelista"/>
            <w:numPr>
              <w:numId w:val="28"/>
            </w:numPr>
            <w:ind w:hanging="360"/>
          </w:pPr>
        </w:pPrChange>
      </w:pPr>
      <w:ins w:id="218" w:author="ANGEL RAMIREZ MANCERA" w:date="2020-11-02T23:04:00Z">
        <w:r w:rsidRPr="00A13665">
          <w:t>Son las funcionalidades que tendrá el sistema y su responsabilidad es la de resolver la lógica del negocio, esta capa deberá utilizar los lenguajes de programación que estén dentro del MTR</w:t>
        </w:r>
        <w:r w:rsidRPr="002A4EE3">
          <w:t xml:space="preserve"> vigente a la liberación de este diseño, como:</w:t>
        </w:r>
      </w:ins>
    </w:p>
    <w:p w14:paraId="68C6FDDE" w14:textId="77777777" w:rsidR="00A13665" w:rsidRPr="00A13665" w:rsidRDefault="00A13665" w:rsidP="00976F26">
      <w:pPr>
        <w:pStyle w:val="Prrafodelista"/>
        <w:numPr>
          <w:ilvl w:val="1"/>
          <w:numId w:val="28"/>
        </w:numPr>
        <w:rPr>
          <w:ins w:id="219" w:author="ANGEL RAMIREZ MANCERA" w:date="2020-11-02T23:03:00Z"/>
          <w:lang w:val="es-MX"/>
          <w:rPrChange w:id="220" w:author="ANGEL RAMIREZ MANCERA" w:date="2020-11-02T23:07:00Z">
            <w:rPr>
              <w:ins w:id="221" w:author="ANGEL RAMIREZ MANCERA" w:date="2020-11-02T23:03:00Z"/>
            </w:rPr>
          </w:rPrChange>
        </w:rPr>
      </w:pPr>
      <w:ins w:id="222" w:author="ANGEL RAMIREZ MANCERA" w:date="2020-11-02T23:02:00Z">
        <w:r w:rsidRPr="00A13665">
          <w:rPr>
            <w:lang w:val="es-MX"/>
            <w:rPrChange w:id="223" w:author="ANGEL RAMIREZ MANCERA" w:date="2020-11-02T23:07:00Z">
              <w:rPr/>
            </w:rPrChange>
          </w:rPr>
          <w:t xml:space="preserve">XML. </w:t>
        </w:r>
      </w:ins>
    </w:p>
    <w:p w14:paraId="64DBF071" w14:textId="77777777" w:rsidR="00A13665" w:rsidRPr="00A13665" w:rsidRDefault="00A13665" w:rsidP="00976F26">
      <w:pPr>
        <w:pStyle w:val="Prrafodelista"/>
        <w:numPr>
          <w:ilvl w:val="1"/>
          <w:numId w:val="28"/>
        </w:numPr>
        <w:rPr>
          <w:ins w:id="224" w:author="ANGEL RAMIREZ MANCERA" w:date="2020-11-02T23:03:00Z"/>
          <w:lang w:val="es-MX"/>
          <w:rPrChange w:id="225" w:author="ANGEL RAMIREZ MANCERA" w:date="2020-11-02T23:07:00Z">
            <w:rPr>
              <w:ins w:id="226" w:author="ANGEL RAMIREZ MANCERA" w:date="2020-11-02T23:03:00Z"/>
            </w:rPr>
          </w:rPrChange>
        </w:rPr>
      </w:pPr>
      <w:ins w:id="227" w:author="ANGEL RAMIREZ MANCERA" w:date="2020-11-02T23:02:00Z">
        <w:r w:rsidRPr="00A13665">
          <w:rPr>
            <w:lang w:val="es-MX"/>
            <w:rPrChange w:id="228" w:author="ANGEL RAMIREZ MANCERA" w:date="2020-11-02T23:07:00Z">
              <w:rPr/>
            </w:rPrChange>
          </w:rPr>
          <w:t>Net</w:t>
        </w:r>
      </w:ins>
    </w:p>
    <w:p w14:paraId="07358694" w14:textId="060ABC06" w:rsidR="00A13665" w:rsidRPr="00976F26" w:rsidRDefault="00A13665">
      <w:pPr>
        <w:pStyle w:val="Prrafodelista"/>
        <w:numPr>
          <w:ilvl w:val="1"/>
          <w:numId w:val="28"/>
        </w:numPr>
        <w:rPr>
          <w:ins w:id="229" w:author="ANGEL RAMIREZ MANCERA" w:date="2020-11-02T22:58:00Z"/>
        </w:rPr>
        <w:pPrChange w:id="230" w:author="ANGEL RAMIREZ MANCERA" w:date="2020-11-02T23:03:00Z">
          <w:pPr/>
        </w:pPrChange>
      </w:pPr>
      <w:ins w:id="231" w:author="ANGEL RAMIREZ MANCERA" w:date="2020-11-02T23:02:00Z">
        <w:r w:rsidRPr="00A13665">
          <w:rPr>
            <w:lang w:val="es-MX"/>
            <w:rPrChange w:id="232" w:author="ANGEL RAMIREZ MANCERA" w:date="2020-11-02T23:07:00Z">
              <w:rPr/>
            </w:rPrChange>
          </w:rPr>
          <w:t>C#</w:t>
        </w:r>
      </w:ins>
    </w:p>
    <w:p w14:paraId="1A553307" w14:textId="2B788DE5" w:rsidR="00A13665" w:rsidRPr="00A13665" w:rsidRDefault="00A13665" w:rsidP="00A13665">
      <w:pPr>
        <w:pStyle w:val="Prrafodelista"/>
        <w:numPr>
          <w:ilvl w:val="0"/>
          <w:numId w:val="28"/>
        </w:numPr>
        <w:rPr>
          <w:ins w:id="233" w:author="ANGEL RAMIREZ MANCERA" w:date="2020-11-02T23:02:00Z"/>
          <w:lang w:val="es-MX"/>
          <w:rPrChange w:id="234" w:author="ANGEL RAMIREZ MANCERA" w:date="2020-11-02T23:07:00Z">
            <w:rPr>
              <w:ins w:id="235" w:author="ANGEL RAMIREZ MANCERA" w:date="2020-11-02T23:02:00Z"/>
            </w:rPr>
          </w:rPrChange>
        </w:rPr>
      </w:pPr>
      <w:ins w:id="236" w:author="ANGEL RAMIREZ MANCERA" w:date="2020-11-02T22:58:00Z">
        <w:r w:rsidRPr="00A13665">
          <w:rPr>
            <w:lang w:val="es-MX"/>
            <w:rPrChange w:id="237" w:author="ANGEL RAMIREZ MANCERA" w:date="2020-11-02T23:07:00Z">
              <w:rPr/>
            </w:rPrChange>
          </w:rPr>
          <w:t xml:space="preserve">Capa 3 </w:t>
        </w:r>
      </w:ins>
      <w:ins w:id="238" w:author="ANGEL RAMIREZ MANCERA" w:date="2020-11-02T22:59:00Z">
        <w:r w:rsidRPr="00A13665">
          <w:rPr>
            <w:lang w:val="es-MX"/>
            <w:rPrChange w:id="239" w:author="ANGEL RAMIREZ MANCERA" w:date="2020-11-02T23:07:00Z">
              <w:rPr/>
            </w:rPrChange>
          </w:rPr>
          <w:t>Conexión a Base de datos</w:t>
        </w:r>
      </w:ins>
    </w:p>
    <w:p w14:paraId="12D320BF" w14:textId="106CC51F" w:rsidR="00A13665" w:rsidRPr="00A13665" w:rsidRDefault="00A13665">
      <w:pPr>
        <w:rPr>
          <w:ins w:id="240" w:author="ANGEL RAMIREZ MANCERA" w:date="2020-11-02T23:06:00Z"/>
        </w:rPr>
        <w:pPrChange w:id="241" w:author="ANGEL RAMIREZ MANCERA" w:date="2020-11-02T23:06:00Z">
          <w:pPr>
            <w:pStyle w:val="Prrafodelista"/>
            <w:numPr>
              <w:ilvl w:val="1"/>
              <w:numId w:val="28"/>
            </w:numPr>
            <w:ind w:left="1440" w:hanging="360"/>
          </w:pPr>
        </w:pPrChange>
      </w:pPr>
      <w:ins w:id="242" w:author="ANGEL RAMIREZ MANCERA" w:date="2020-11-02T23:06:00Z">
        <w:r w:rsidRPr="00A13665">
          <w:lastRenderedPageBreak/>
          <w:t xml:space="preserve">Comprende el manejo de todos los repositorios de información con los cuales el sistema tendrá relación, tales como: </w:t>
        </w:r>
      </w:ins>
    </w:p>
    <w:p w14:paraId="20BE2599" w14:textId="1F5B34A6" w:rsidR="00A13665" w:rsidRPr="00A13665" w:rsidRDefault="003E5E6B" w:rsidP="00A13665">
      <w:pPr>
        <w:pStyle w:val="Prrafodelista"/>
        <w:numPr>
          <w:ilvl w:val="1"/>
          <w:numId w:val="28"/>
        </w:numPr>
        <w:rPr>
          <w:ins w:id="243" w:author="ANGEL RAMIREZ MANCERA" w:date="2020-11-02T23:06:00Z"/>
          <w:lang w:val="es-MX"/>
          <w:rPrChange w:id="244" w:author="ANGEL RAMIREZ MANCERA" w:date="2020-11-02T23:07:00Z">
            <w:rPr>
              <w:ins w:id="245" w:author="ANGEL RAMIREZ MANCERA" w:date="2020-11-02T23:06:00Z"/>
            </w:rPr>
          </w:rPrChange>
        </w:rPr>
      </w:pPr>
      <w:ins w:id="246" w:author="ANGEL RAMIREZ MANCERA" w:date="2020-11-11T13:46:00Z">
        <w:r>
          <w:rPr>
            <w:lang w:val="es-MX"/>
          </w:rPr>
          <w:t>Informix</w:t>
        </w:r>
      </w:ins>
    </w:p>
    <w:p w14:paraId="21F9D3ED" w14:textId="4336D4CD" w:rsidR="002202E9" w:rsidRDefault="002202E9">
      <w:pPr>
        <w:rPr>
          <w:ins w:id="247" w:author="ANGEL RAMIREZ MANCERA" w:date="2020-11-02T23:07:00Z"/>
        </w:rPr>
        <w:pPrChange w:id="248" w:author="ANGEL RAMIREZ MANCERA" w:date="2020-11-02T23:08:00Z">
          <w:pPr>
            <w:pStyle w:val="Prrafodelista"/>
            <w:numPr>
              <w:numId w:val="28"/>
            </w:numPr>
            <w:ind w:hanging="360"/>
          </w:pPr>
        </w:pPrChange>
      </w:pPr>
      <w:ins w:id="249" w:author="ANGEL RAMIREZ MANCERA" w:date="2020-11-02T23:07:00Z">
        <w:r>
          <w:t xml:space="preserve">Se propone que la capa de aplicación interactúe con esta capa por medio de llamadas a servicios granulares que ofrezcan tareas </w:t>
        </w:r>
      </w:ins>
      <w:ins w:id="250" w:author="ANGEL RAMIREZ MANCERA" w:date="2020-11-02T23:08:00Z">
        <w:r>
          <w:t>específicas</w:t>
        </w:r>
      </w:ins>
      <w:ins w:id="251" w:author="ANGEL RAMIREZ MANCERA" w:date="2020-11-02T23:07:00Z">
        <w:r>
          <w:t xml:space="preserve"> a fin de poder ser reutilizados.</w:t>
        </w:r>
      </w:ins>
    </w:p>
    <w:p w14:paraId="6CF4A334" w14:textId="77777777" w:rsidR="002202E9" w:rsidRPr="002202E9" w:rsidRDefault="002202E9" w:rsidP="002202E9"/>
    <w:p w14:paraId="3473FB34" w14:textId="3262CEF9" w:rsidR="008E4D5B" w:rsidRDefault="008E4D5B">
      <w:pPr>
        <w:rPr>
          <w:ins w:id="252" w:author="ANGEL RAMIREZ MANCERA" w:date="2020-11-02T22:52:00Z"/>
          <w:b/>
          <w:bCs/>
        </w:rPr>
        <w:pPrChange w:id="253" w:author="ANGEL RAMIREZ MANCERA" w:date="2020-11-02T23:10:00Z">
          <w:pPr>
            <w:jc w:val="center"/>
          </w:pPr>
        </w:pPrChange>
      </w:pPr>
      <w:moveFromRangeStart w:id="254" w:author="ANGEL RAMIREZ MANCERA" w:date="2020-11-02T23:08:00Z" w:name="move55250943"/>
      <w:moveFrom w:id="255" w:author="ANGEL RAMIREZ MANCERA" w:date="2020-11-02T23:08:00Z">
        <w:r w:rsidDel="002A4EE3">
          <w:rPr>
            <w:noProof/>
            <w:lang w:val="en-US"/>
          </w:rPr>
          <w:drawing>
            <wp:inline distT="0" distB="0" distL="0" distR="0" wp14:anchorId="076B3F18" wp14:editId="3860350A">
              <wp:extent cx="3143250" cy="1876425"/>
              <wp:effectExtent l="0" t="0" r="0" b="9525"/>
              <wp:docPr id="9" name="Imagen 9" descr="3-layer architecture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layer architecture visu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3250" cy="1876425"/>
                      </a:xfrm>
                      <a:prstGeom prst="rect">
                        <a:avLst/>
                      </a:prstGeom>
                      <a:noFill/>
                      <a:ln>
                        <a:noFill/>
                      </a:ln>
                    </pic:spPr>
                  </pic:pic>
                </a:graphicData>
              </a:graphic>
            </wp:inline>
          </w:drawing>
        </w:r>
      </w:moveFrom>
      <w:moveFromRangeEnd w:id="254"/>
    </w:p>
    <w:p w14:paraId="6AD34783" w14:textId="4062826E" w:rsidR="00F3364F" w:rsidDel="002A4EE3" w:rsidRDefault="00F3364F">
      <w:pPr>
        <w:rPr>
          <w:del w:id="256" w:author="ANGEL RAMIREZ MANCERA" w:date="2020-11-02T23:10:00Z"/>
          <w:b/>
          <w:bCs/>
        </w:rPr>
        <w:pPrChange w:id="257" w:author="ANGEL RAMIREZ MANCERA" w:date="2020-11-02T23:10:00Z">
          <w:pPr>
            <w:jc w:val="center"/>
          </w:pPr>
        </w:pPrChange>
      </w:pPr>
    </w:p>
    <w:p w14:paraId="6078C4F8" w14:textId="583F472D" w:rsidR="008E4D5B" w:rsidRPr="00D8324D" w:rsidDel="002A4EE3" w:rsidRDefault="008E4D5B" w:rsidP="008E4D5B">
      <w:pPr>
        <w:pStyle w:val="Prrafodelista"/>
        <w:numPr>
          <w:ilvl w:val="1"/>
          <w:numId w:val="25"/>
        </w:numPr>
        <w:rPr>
          <w:del w:id="258" w:author="ANGEL RAMIREZ MANCERA" w:date="2020-11-02T23:10:00Z"/>
          <w:b/>
          <w:bCs/>
          <w:lang w:val="es-MX"/>
          <w:rPrChange w:id="259" w:author="JORGE ABEL BOLAÑOS NILA" w:date="2020-12-10T13:47:00Z">
            <w:rPr>
              <w:del w:id="260" w:author="ANGEL RAMIREZ MANCERA" w:date="2020-11-02T23:10:00Z"/>
              <w:b/>
              <w:bCs/>
            </w:rPr>
          </w:rPrChange>
        </w:rPr>
      </w:pPr>
      <w:del w:id="261" w:author="ANGEL RAMIREZ MANCERA" w:date="2020-11-02T23:10:00Z">
        <w:r w:rsidRPr="00D8324D" w:rsidDel="002A4EE3">
          <w:rPr>
            <w:b/>
            <w:bCs/>
            <w:lang w:val="es-MX"/>
            <w:rPrChange w:id="262" w:author="JORGE ABEL BOLAÑOS NILA" w:date="2020-12-10T13:47:00Z">
              <w:rPr>
                <w:b/>
                <w:bCs/>
              </w:rPr>
            </w:rPrChange>
          </w:rPr>
          <w:delText>Presentación</w:delText>
        </w:r>
      </w:del>
    </w:p>
    <w:p w14:paraId="14293816" w14:textId="11932855" w:rsidR="008E4D5B" w:rsidDel="002A4EE3" w:rsidRDefault="008E4D5B" w:rsidP="008E4D5B">
      <w:pPr>
        <w:rPr>
          <w:del w:id="263" w:author="ANGEL RAMIREZ MANCERA" w:date="2020-11-02T23:10:00Z"/>
        </w:rPr>
      </w:pPr>
      <w:del w:id="264" w:author="ANGEL RAMIREZ MANCERA" w:date="2020-11-02T23:10:00Z">
        <w:r w:rsidDel="002A4EE3">
          <w:delText xml:space="preserve">Se refiere al “Front end” dentro del modelo de arquitectónico y consiste en las interfaces que se presentan al usuario, estas interfaces deberán ser construidas con tectologías web como: </w:delText>
        </w:r>
      </w:del>
    </w:p>
    <w:p w14:paraId="0C595D3E" w14:textId="067A2529" w:rsidR="008E4D5B" w:rsidRPr="00D8324D" w:rsidDel="002A4EE3" w:rsidRDefault="008E4D5B" w:rsidP="008E4D5B">
      <w:pPr>
        <w:pStyle w:val="Prrafodelista"/>
        <w:numPr>
          <w:ilvl w:val="0"/>
          <w:numId w:val="8"/>
        </w:numPr>
        <w:rPr>
          <w:del w:id="265" w:author="ANGEL RAMIREZ MANCERA" w:date="2020-11-02T23:10:00Z"/>
          <w:b/>
          <w:bCs/>
          <w:caps/>
          <w:lang w:val="es-MX"/>
          <w:rPrChange w:id="266" w:author="JORGE ABEL BOLAÑOS NILA" w:date="2020-12-10T13:47:00Z">
            <w:rPr>
              <w:del w:id="267" w:author="ANGEL RAMIREZ MANCERA" w:date="2020-11-02T23:10:00Z"/>
              <w:b/>
              <w:bCs/>
              <w:caps/>
            </w:rPr>
          </w:rPrChange>
        </w:rPr>
      </w:pPr>
      <w:del w:id="268" w:author="ANGEL RAMIREZ MANCERA" w:date="2020-11-02T23:10:00Z">
        <w:r w:rsidRPr="00D8324D" w:rsidDel="002A4EE3">
          <w:rPr>
            <w:b/>
            <w:bCs/>
            <w:lang w:val="es-MX"/>
            <w:rPrChange w:id="269" w:author="JORGE ABEL BOLAÑOS NILA" w:date="2020-12-10T13:47:00Z">
              <w:rPr>
                <w:b/>
                <w:bCs/>
              </w:rPr>
            </w:rPrChange>
          </w:rPr>
          <w:delText>HTML5</w:delText>
        </w:r>
      </w:del>
    </w:p>
    <w:p w14:paraId="5B5ABE4E" w14:textId="1BE80B6D" w:rsidR="008E4D5B" w:rsidRPr="00D8324D" w:rsidDel="002A4EE3" w:rsidRDefault="008E4D5B" w:rsidP="008E4D5B">
      <w:pPr>
        <w:pStyle w:val="Prrafodelista"/>
        <w:numPr>
          <w:ilvl w:val="0"/>
          <w:numId w:val="8"/>
        </w:numPr>
        <w:rPr>
          <w:del w:id="270" w:author="ANGEL RAMIREZ MANCERA" w:date="2020-11-02T23:10:00Z"/>
          <w:b/>
          <w:bCs/>
          <w:caps/>
          <w:lang w:val="es-MX"/>
          <w:rPrChange w:id="271" w:author="JORGE ABEL BOLAÑOS NILA" w:date="2020-12-10T13:47:00Z">
            <w:rPr>
              <w:del w:id="272" w:author="ANGEL RAMIREZ MANCERA" w:date="2020-11-02T23:10:00Z"/>
              <w:b/>
              <w:bCs/>
              <w:caps/>
            </w:rPr>
          </w:rPrChange>
        </w:rPr>
      </w:pPr>
      <w:del w:id="273" w:author="ANGEL RAMIREZ MANCERA" w:date="2020-11-02T23:10:00Z">
        <w:r w:rsidRPr="00D8324D" w:rsidDel="002A4EE3">
          <w:rPr>
            <w:b/>
            <w:bCs/>
            <w:lang w:val="es-MX"/>
            <w:rPrChange w:id="274" w:author="JORGE ABEL BOLAÑOS NILA" w:date="2020-12-10T13:47:00Z">
              <w:rPr>
                <w:b/>
                <w:bCs/>
              </w:rPr>
            </w:rPrChange>
          </w:rPr>
          <w:delText>JavaScript</w:delText>
        </w:r>
      </w:del>
    </w:p>
    <w:p w14:paraId="4343ABAC" w14:textId="3560AE9F" w:rsidR="008E4D5B" w:rsidRPr="00D8324D" w:rsidDel="002A4EE3" w:rsidRDefault="008E4D5B" w:rsidP="008E4D5B">
      <w:pPr>
        <w:pStyle w:val="Prrafodelista"/>
        <w:numPr>
          <w:ilvl w:val="0"/>
          <w:numId w:val="8"/>
        </w:numPr>
        <w:rPr>
          <w:del w:id="275" w:author="ANGEL RAMIREZ MANCERA" w:date="2020-11-02T23:10:00Z"/>
          <w:b/>
          <w:bCs/>
          <w:caps/>
          <w:lang w:val="es-MX"/>
          <w:rPrChange w:id="276" w:author="JORGE ABEL BOLAÑOS NILA" w:date="2020-12-10T13:47:00Z">
            <w:rPr>
              <w:del w:id="277" w:author="ANGEL RAMIREZ MANCERA" w:date="2020-11-02T23:10:00Z"/>
              <w:b/>
              <w:bCs/>
              <w:caps/>
            </w:rPr>
          </w:rPrChange>
        </w:rPr>
      </w:pPr>
      <w:del w:id="278" w:author="ANGEL RAMIREZ MANCERA" w:date="2020-11-02T23:10:00Z">
        <w:r w:rsidRPr="00D8324D" w:rsidDel="002A4EE3">
          <w:rPr>
            <w:b/>
            <w:bCs/>
            <w:lang w:val="es-MX"/>
            <w:rPrChange w:id="279" w:author="JORGE ABEL BOLAÑOS NILA" w:date="2020-12-10T13:47:00Z">
              <w:rPr>
                <w:b/>
                <w:bCs/>
              </w:rPr>
            </w:rPrChange>
          </w:rPr>
          <w:delText>CSS</w:delText>
        </w:r>
      </w:del>
    </w:p>
    <w:p w14:paraId="161DD08F" w14:textId="5917E865" w:rsidR="008E4D5B" w:rsidDel="002A4EE3" w:rsidRDefault="008E4D5B" w:rsidP="008E4D5B">
      <w:pPr>
        <w:rPr>
          <w:del w:id="280" w:author="ANGEL RAMIREZ MANCERA" w:date="2020-11-02T23:10:00Z"/>
          <w:b/>
          <w:bCs/>
        </w:rPr>
      </w:pPr>
    </w:p>
    <w:p w14:paraId="10D6C715" w14:textId="501F6BCA" w:rsidR="008E4D5B" w:rsidRPr="00D8324D" w:rsidDel="002A4EE3" w:rsidRDefault="008E4D5B" w:rsidP="008E4D5B">
      <w:pPr>
        <w:pStyle w:val="Prrafodelista"/>
        <w:numPr>
          <w:ilvl w:val="1"/>
          <w:numId w:val="25"/>
        </w:numPr>
        <w:rPr>
          <w:del w:id="281" w:author="ANGEL RAMIREZ MANCERA" w:date="2020-11-02T23:10:00Z"/>
          <w:b/>
          <w:bCs/>
          <w:lang w:val="es-MX"/>
          <w:rPrChange w:id="282" w:author="JORGE ABEL BOLAÑOS NILA" w:date="2020-12-10T13:47:00Z">
            <w:rPr>
              <w:del w:id="283" w:author="ANGEL RAMIREZ MANCERA" w:date="2020-11-02T23:10:00Z"/>
              <w:b/>
              <w:bCs/>
            </w:rPr>
          </w:rPrChange>
        </w:rPr>
      </w:pPr>
      <w:del w:id="284" w:author="ANGEL RAMIREZ MANCERA" w:date="2020-11-02T23:10:00Z">
        <w:r w:rsidRPr="00D8324D" w:rsidDel="002A4EE3">
          <w:rPr>
            <w:b/>
            <w:bCs/>
            <w:lang w:val="es-MX"/>
            <w:rPrChange w:id="285" w:author="JORGE ABEL BOLAÑOS NILA" w:date="2020-12-10T13:47:00Z">
              <w:rPr>
                <w:b/>
                <w:bCs/>
              </w:rPr>
            </w:rPrChange>
          </w:rPr>
          <w:delText>Aplicación</w:delText>
        </w:r>
      </w:del>
    </w:p>
    <w:p w14:paraId="1AA02EE6" w14:textId="04476C2D" w:rsidR="008E4D5B" w:rsidDel="002A4EE3" w:rsidRDefault="008E4D5B" w:rsidP="008E4D5B">
      <w:pPr>
        <w:rPr>
          <w:del w:id="286" w:author="ANGEL RAMIREZ MANCERA" w:date="2020-11-02T23:10:00Z"/>
        </w:rPr>
      </w:pPr>
      <w:del w:id="287" w:author="ANGEL RAMIREZ MANCERA" w:date="2020-11-02T23:10:00Z">
        <w:r w:rsidDel="002A4EE3">
          <w:delText>Son las funcionalidades que tendrá el sistema y su responsabilidad es la de resolver la lógica del negocio, esta capa deberá utilizar los lenguajes de programación que estén dentro del MTR vigente a la liberación de este diseño, como:</w:delText>
        </w:r>
      </w:del>
    </w:p>
    <w:p w14:paraId="0E33DEDC" w14:textId="430D9A1E" w:rsidR="008E4D5B" w:rsidDel="002A4EE3" w:rsidRDefault="008E4D5B" w:rsidP="008E4D5B">
      <w:pPr>
        <w:rPr>
          <w:del w:id="288" w:author="ANGEL RAMIREZ MANCERA" w:date="2020-11-02T23:10:00Z"/>
        </w:rPr>
      </w:pPr>
    </w:p>
    <w:p w14:paraId="76F96553" w14:textId="19FD054D" w:rsidR="008E4D5B" w:rsidRPr="00D8324D" w:rsidDel="002A4EE3" w:rsidRDefault="008E4D5B" w:rsidP="008E4D5B">
      <w:pPr>
        <w:pStyle w:val="Prrafodelista"/>
        <w:numPr>
          <w:ilvl w:val="0"/>
          <w:numId w:val="8"/>
        </w:numPr>
        <w:rPr>
          <w:del w:id="289" w:author="ANGEL RAMIREZ MANCERA" w:date="2020-11-02T23:10:00Z"/>
          <w:b/>
          <w:bCs/>
          <w:caps/>
          <w:lang w:val="es-MX"/>
          <w:rPrChange w:id="290" w:author="JORGE ABEL BOLAÑOS NILA" w:date="2020-12-10T13:47:00Z">
            <w:rPr>
              <w:del w:id="291" w:author="ANGEL RAMIREZ MANCERA" w:date="2020-11-02T23:10:00Z"/>
              <w:b/>
              <w:bCs/>
              <w:caps/>
            </w:rPr>
          </w:rPrChange>
        </w:rPr>
      </w:pPr>
      <w:del w:id="292" w:author="ANGEL RAMIREZ MANCERA" w:date="2020-11-02T23:10:00Z">
        <w:r w:rsidRPr="00D8324D" w:rsidDel="002A4EE3">
          <w:rPr>
            <w:lang w:val="es-MX"/>
            <w:rPrChange w:id="293" w:author="JORGE ABEL BOLAÑOS NILA" w:date="2020-12-10T13:47:00Z">
              <w:rPr/>
            </w:rPrChange>
          </w:rPr>
          <w:delText>.NET</w:delText>
        </w:r>
      </w:del>
    </w:p>
    <w:p w14:paraId="58B12553" w14:textId="7C179AA7" w:rsidR="008E4D5B" w:rsidRPr="00D8324D" w:rsidDel="002A4EE3" w:rsidRDefault="008E4D5B" w:rsidP="008E4D5B">
      <w:pPr>
        <w:pStyle w:val="Prrafodelista"/>
        <w:numPr>
          <w:ilvl w:val="0"/>
          <w:numId w:val="8"/>
        </w:numPr>
        <w:rPr>
          <w:del w:id="294" w:author="ANGEL RAMIREZ MANCERA" w:date="2020-11-02T23:10:00Z"/>
          <w:b/>
          <w:bCs/>
          <w:caps/>
          <w:lang w:val="es-MX"/>
          <w:rPrChange w:id="295" w:author="JORGE ABEL BOLAÑOS NILA" w:date="2020-12-10T13:47:00Z">
            <w:rPr>
              <w:del w:id="296" w:author="ANGEL RAMIREZ MANCERA" w:date="2020-11-02T23:10:00Z"/>
              <w:b/>
              <w:bCs/>
              <w:caps/>
            </w:rPr>
          </w:rPrChange>
        </w:rPr>
      </w:pPr>
      <w:del w:id="297" w:author="ANGEL RAMIREZ MANCERA" w:date="2020-11-02T23:10:00Z">
        <w:r w:rsidRPr="00D8324D" w:rsidDel="002A4EE3">
          <w:rPr>
            <w:lang w:val="es-MX"/>
            <w:rPrChange w:id="298" w:author="JORGE ABEL BOLAÑOS NILA" w:date="2020-12-10T13:47:00Z">
              <w:rPr/>
            </w:rPrChange>
          </w:rPr>
          <w:delText xml:space="preserve">C# </w:delText>
        </w:r>
      </w:del>
    </w:p>
    <w:p w14:paraId="1EF1CAE1" w14:textId="5C4AA9B5" w:rsidR="008E4D5B" w:rsidRPr="00D8324D" w:rsidDel="002A4EE3" w:rsidRDefault="008E4D5B" w:rsidP="008E4D5B">
      <w:pPr>
        <w:pStyle w:val="Prrafodelista"/>
        <w:numPr>
          <w:ilvl w:val="0"/>
          <w:numId w:val="8"/>
        </w:numPr>
        <w:rPr>
          <w:del w:id="299" w:author="ANGEL RAMIREZ MANCERA" w:date="2020-11-02T23:10:00Z"/>
          <w:b/>
          <w:bCs/>
          <w:caps/>
          <w:lang w:val="es-MX"/>
          <w:rPrChange w:id="300" w:author="JORGE ABEL BOLAÑOS NILA" w:date="2020-12-10T13:47:00Z">
            <w:rPr>
              <w:del w:id="301" w:author="ANGEL RAMIREZ MANCERA" w:date="2020-11-02T23:10:00Z"/>
              <w:b/>
              <w:bCs/>
              <w:caps/>
            </w:rPr>
          </w:rPrChange>
        </w:rPr>
      </w:pPr>
      <w:del w:id="302" w:author="ANGEL RAMIREZ MANCERA" w:date="2020-11-02T23:10:00Z">
        <w:r w:rsidRPr="00D8324D" w:rsidDel="002A4EE3">
          <w:rPr>
            <w:lang w:val="es-MX"/>
            <w:rPrChange w:id="303" w:author="JORGE ABEL BOLAÑOS NILA" w:date="2020-12-10T13:47:00Z">
              <w:rPr/>
            </w:rPrChange>
          </w:rPr>
          <w:delText>JAVA</w:delText>
        </w:r>
      </w:del>
    </w:p>
    <w:p w14:paraId="3D00D887" w14:textId="375D748C" w:rsidR="008E4D5B" w:rsidDel="002A4EE3" w:rsidRDefault="008E4D5B" w:rsidP="008E4D5B">
      <w:pPr>
        <w:rPr>
          <w:del w:id="304" w:author="ANGEL RAMIREZ MANCERA" w:date="2020-11-02T23:10:00Z"/>
          <w:b/>
          <w:bCs/>
        </w:rPr>
      </w:pPr>
    </w:p>
    <w:p w14:paraId="647F951F" w14:textId="7EF93C2E" w:rsidR="008E4D5B" w:rsidRPr="00D8324D" w:rsidDel="002A4EE3" w:rsidRDefault="008E4D5B" w:rsidP="008E4D5B">
      <w:pPr>
        <w:pStyle w:val="Prrafodelista"/>
        <w:numPr>
          <w:ilvl w:val="1"/>
          <w:numId w:val="25"/>
        </w:numPr>
        <w:rPr>
          <w:del w:id="305" w:author="ANGEL RAMIREZ MANCERA" w:date="2020-11-02T23:10:00Z"/>
          <w:b/>
          <w:bCs/>
          <w:lang w:val="es-MX"/>
          <w:rPrChange w:id="306" w:author="JORGE ABEL BOLAÑOS NILA" w:date="2020-12-10T13:47:00Z">
            <w:rPr>
              <w:del w:id="307" w:author="ANGEL RAMIREZ MANCERA" w:date="2020-11-02T23:10:00Z"/>
              <w:b/>
              <w:bCs/>
            </w:rPr>
          </w:rPrChange>
        </w:rPr>
      </w:pPr>
      <w:del w:id="308" w:author="ANGEL RAMIREZ MANCERA" w:date="2020-11-02T23:10:00Z">
        <w:r w:rsidRPr="00D8324D" w:rsidDel="002A4EE3">
          <w:rPr>
            <w:b/>
            <w:bCs/>
            <w:lang w:val="es-MX"/>
            <w:rPrChange w:id="309" w:author="JORGE ABEL BOLAÑOS NILA" w:date="2020-12-10T13:47:00Z">
              <w:rPr>
                <w:b/>
                <w:bCs/>
              </w:rPr>
            </w:rPrChange>
          </w:rPr>
          <w:delText>Capa de datos</w:delText>
        </w:r>
      </w:del>
    </w:p>
    <w:p w14:paraId="0D88BD8D" w14:textId="3A869FFB" w:rsidR="008E4D5B" w:rsidDel="002A4EE3" w:rsidRDefault="008E4D5B" w:rsidP="008E4D5B">
      <w:pPr>
        <w:rPr>
          <w:del w:id="310" w:author="ANGEL RAMIREZ MANCERA" w:date="2020-11-02T23:10:00Z"/>
          <w:b/>
          <w:bCs/>
        </w:rPr>
      </w:pPr>
    </w:p>
    <w:p w14:paraId="51DC844B" w14:textId="70A19B2E" w:rsidR="008E4D5B" w:rsidDel="002A4EE3" w:rsidRDefault="008E4D5B" w:rsidP="008E4D5B">
      <w:pPr>
        <w:rPr>
          <w:del w:id="311" w:author="ANGEL RAMIREZ MANCERA" w:date="2020-11-02T23:10:00Z"/>
        </w:rPr>
      </w:pPr>
      <w:bookmarkStart w:id="312" w:name="_Hlk55250776"/>
      <w:del w:id="313" w:author="ANGEL RAMIREZ MANCERA" w:date="2020-11-02T23:10:00Z">
        <w:r w:rsidDel="002A4EE3">
          <w:delText xml:space="preserve">Comprende el manejo de todos los repositorios de información con los cuales el sistema tendrá relación, tales como: </w:delText>
        </w:r>
      </w:del>
    </w:p>
    <w:p w14:paraId="13CC0252" w14:textId="02CB1C3D" w:rsidR="008E4D5B" w:rsidRPr="00730806" w:rsidDel="002A4EE3" w:rsidRDefault="008E4D5B" w:rsidP="008E4D5B">
      <w:pPr>
        <w:rPr>
          <w:del w:id="314" w:author="ANGEL RAMIREZ MANCERA" w:date="2020-11-02T23:10:00Z"/>
        </w:rPr>
      </w:pPr>
    </w:p>
    <w:p w14:paraId="1481CBCC" w14:textId="3B623C06" w:rsidR="008E4D5B" w:rsidRPr="00D8324D" w:rsidDel="002A4EE3" w:rsidRDefault="008E4D5B" w:rsidP="008E4D5B">
      <w:pPr>
        <w:pStyle w:val="Prrafodelista"/>
        <w:numPr>
          <w:ilvl w:val="0"/>
          <w:numId w:val="8"/>
        </w:numPr>
        <w:rPr>
          <w:del w:id="315" w:author="ANGEL RAMIREZ MANCERA" w:date="2020-11-02T23:10:00Z"/>
          <w:caps/>
          <w:lang w:val="es-MX"/>
          <w:rPrChange w:id="316" w:author="JORGE ABEL BOLAÑOS NILA" w:date="2020-12-10T13:47:00Z">
            <w:rPr>
              <w:del w:id="317" w:author="ANGEL RAMIREZ MANCERA" w:date="2020-11-02T23:10:00Z"/>
              <w:caps/>
            </w:rPr>
          </w:rPrChange>
        </w:rPr>
      </w:pPr>
      <w:del w:id="318" w:author="ANGEL RAMIREZ MANCERA" w:date="2020-11-02T23:10:00Z">
        <w:r w:rsidRPr="00D8324D" w:rsidDel="002A4EE3">
          <w:rPr>
            <w:lang w:val="es-MX"/>
            <w:rPrChange w:id="319" w:author="JORGE ABEL BOLAÑOS NILA" w:date="2020-12-10T13:47:00Z">
              <w:rPr/>
            </w:rPrChange>
          </w:rPr>
          <w:delText>Bases de datos relacionales</w:delText>
        </w:r>
      </w:del>
    </w:p>
    <w:p w14:paraId="527419F0" w14:textId="6491C6A2" w:rsidR="008E4D5B" w:rsidRPr="00D8324D" w:rsidDel="002A4EE3" w:rsidRDefault="008E4D5B" w:rsidP="008E4D5B">
      <w:pPr>
        <w:pStyle w:val="Prrafodelista"/>
        <w:numPr>
          <w:ilvl w:val="1"/>
          <w:numId w:val="8"/>
        </w:numPr>
        <w:rPr>
          <w:del w:id="320" w:author="ANGEL RAMIREZ MANCERA" w:date="2020-11-02T23:10:00Z"/>
          <w:caps/>
          <w:lang w:val="es-MX"/>
          <w:rPrChange w:id="321" w:author="JORGE ABEL BOLAÑOS NILA" w:date="2020-12-10T13:47:00Z">
            <w:rPr>
              <w:del w:id="322" w:author="ANGEL RAMIREZ MANCERA" w:date="2020-11-02T23:10:00Z"/>
              <w:caps/>
            </w:rPr>
          </w:rPrChange>
        </w:rPr>
      </w:pPr>
      <w:del w:id="323" w:author="ANGEL RAMIREZ MANCERA" w:date="2020-11-02T23:10:00Z">
        <w:r w:rsidRPr="00D8324D" w:rsidDel="002A4EE3">
          <w:rPr>
            <w:lang w:val="es-MX"/>
            <w:rPrChange w:id="324" w:author="JORGE ABEL BOLAÑOS NILA" w:date="2020-12-10T13:47:00Z">
              <w:rPr/>
            </w:rPrChange>
          </w:rPr>
          <w:delText>SQL Server</w:delText>
        </w:r>
      </w:del>
    </w:p>
    <w:p w14:paraId="4B13FB4E" w14:textId="4BB87A72" w:rsidR="008E4D5B" w:rsidRPr="00D8324D" w:rsidDel="002A4EE3" w:rsidRDefault="008E4D5B" w:rsidP="008E4D5B">
      <w:pPr>
        <w:pStyle w:val="Prrafodelista"/>
        <w:numPr>
          <w:ilvl w:val="0"/>
          <w:numId w:val="8"/>
        </w:numPr>
        <w:rPr>
          <w:del w:id="325" w:author="ANGEL RAMIREZ MANCERA" w:date="2020-11-02T23:10:00Z"/>
          <w:caps/>
          <w:lang w:val="es-MX"/>
          <w:rPrChange w:id="326" w:author="JORGE ABEL BOLAÑOS NILA" w:date="2020-12-10T13:47:00Z">
            <w:rPr>
              <w:del w:id="327" w:author="ANGEL RAMIREZ MANCERA" w:date="2020-11-02T23:10:00Z"/>
              <w:caps/>
            </w:rPr>
          </w:rPrChange>
        </w:rPr>
      </w:pPr>
      <w:del w:id="328" w:author="ANGEL RAMIREZ MANCERA" w:date="2020-11-02T23:10:00Z">
        <w:r w:rsidRPr="00D8324D" w:rsidDel="002A4EE3">
          <w:rPr>
            <w:lang w:val="es-MX"/>
            <w:rPrChange w:id="329" w:author="JORGE ABEL BOLAÑOS NILA" w:date="2020-12-10T13:47:00Z">
              <w:rPr/>
            </w:rPrChange>
          </w:rPr>
          <w:delText>File Systems</w:delText>
        </w:r>
      </w:del>
    </w:p>
    <w:p w14:paraId="589CC77C" w14:textId="65A68CFE" w:rsidR="008E4D5B" w:rsidRPr="00D8324D" w:rsidDel="002A4EE3" w:rsidRDefault="008E4D5B" w:rsidP="008E4D5B">
      <w:pPr>
        <w:pStyle w:val="Prrafodelista"/>
        <w:numPr>
          <w:ilvl w:val="0"/>
          <w:numId w:val="8"/>
        </w:numPr>
        <w:rPr>
          <w:del w:id="330" w:author="ANGEL RAMIREZ MANCERA" w:date="2020-11-02T23:10:00Z"/>
          <w:caps/>
          <w:lang w:val="es-MX"/>
          <w:rPrChange w:id="331" w:author="JORGE ABEL BOLAÑOS NILA" w:date="2020-12-10T13:47:00Z">
            <w:rPr>
              <w:del w:id="332" w:author="ANGEL RAMIREZ MANCERA" w:date="2020-11-02T23:10:00Z"/>
              <w:caps/>
            </w:rPr>
          </w:rPrChange>
        </w:rPr>
      </w:pPr>
      <w:del w:id="333" w:author="ANGEL RAMIREZ MANCERA" w:date="2020-11-02T23:10:00Z">
        <w:r w:rsidRPr="00D8324D" w:rsidDel="002A4EE3">
          <w:rPr>
            <w:lang w:val="es-MX"/>
            <w:rPrChange w:id="334" w:author="JORGE ABEL BOLAÑOS NILA" w:date="2020-12-10T13:47:00Z">
              <w:rPr/>
            </w:rPrChange>
          </w:rPr>
          <w:delText>Otras fuentes de datos</w:delText>
        </w:r>
      </w:del>
    </w:p>
    <w:p w14:paraId="119DCC52" w14:textId="18DB5085" w:rsidR="008E4D5B" w:rsidRPr="00D8324D" w:rsidDel="002A4EE3" w:rsidRDefault="008E4D5B" w:rsidP="008E4D5B">
      <w:pPr>
        <w:pStyle w:val="Prrafodelista"/>
        <w:numPr>
          <w:ilvl w:val="1"/>
          <w:numId w:val="8"/>
        </w:numPr>
        <w:rPr>
          <w:del w:id="335" w:author="ANGEL RAMIREZ MANCERA" w:date="2020-11-02T23:10:00Z"/>
          <w:caps/>
          <w:lang w:val="es-MX"/>
          <w:rPrChange w:id="336" w:author="JORGE ABEL BOLAÑOS NILA" w:date="2020-12-10T13:47:00Z">
            <w:rPr>
              <w:del w:id="337" w:author="ANGEL RAMIREZ MANCERA" w:date="2020-11-02T23:10:00Z"/>
              <w:caps/>
            </w:rPr>
          </w:rPrChange>
        </w:rPr>
      </w:pPr>
      <w:del w:id="338" w:author="ANGEL RAMIREZ MANCERA" w:date="2020-11-02T23:10:00Z">
        <w:r w:rsidRPr="00D8324D" w:rsidDel="002A4EE3">
          <w:rPr>
            <w:lang w:val="es-MX"/>
            <w:rPrChange w:id="339" w:author="JORGE ABEL BOLAÑOS NILA" w:date="2020-12-10T13:47:00Z">
              <w:rPr/>
            </w:rPrChange>
          </w:rPr>
          <w:delText>Interfaces externas.</w:delText>
        </w:r>
      </w:del>
    </w:p>
    <w:p w14:paraId="6DB42B52" w14:textId="4AEA845B" w:rsidR="008E4D5B" w:rsidRPr="00D8324D" w:rsidDel="002A4EE3" w:rsidRDefault="008E4D5B" w:rsidP="008E4D5B">
      <w:pPr>
        <w:pStyle w:val="Prrafodelista"/>
        <w:numPr>
          <w:ilvl w:val="1"/>
          <w:numId w:val="8"/>
        </w:numPr>
        <w:rPr>
          <w:del w:id="340" w:author="ANGEL RAMIREZ MANCERA" w:date="2020-11-02T23:10:00Z"/>
          <w:caps/>
          <w:lang w:val="es-MX"/>
          <w:rPrChange w:id="341" w:author="JORGE ABEL BOLAÑOS NILA" w:date="2020-12-10T13:47:00Z">
            <w:rPr>
              <w:del w:id="342" w:author="ANGEL RAMIREZ MANCERA" w:date="2020-11-02T23:10:00Z"/>
              <w:caps/>
            </w:rPr>
          </w:rPrChange>
        </w:rPr>
      </w:pPr>
      <w:del w:id="343" w:author="ANGEL RAMIREZ MANCERA" w:date="2020-11-02T23:10:00Z">
        <w:r w:rsidRPr="00D8324D" w:rsidDel="002A4EE3">
          <w:rPr>
            <w:lang w:val="es-MX"/>
            <w:rPrChange w:id="344" w:author="JORGE ABEL BOLAÑOS NILA" w:date="2020-12-10T13:47:00Z">
              <w:rPr/>
            </w:rPrChange>
          </w:rPr>
          <w:delText>Repositorios alojados fuera de la infraestructura de la solución.</w:delText>
        </w:r>
        <w:bookmarkEnd w:id="312"/>
      </w:del>
    </w:p>
    <w:p w14:paraId="33EED835" w14:textId="21E462E3" w:rsidR="008E4D5B" w:rsidDel="002A4EE3" w:rsidRDefault="008E4D5B" w:rsidP="008E4D5B">
      <w:pPr>
        <w:rPr>
          <w:del w:id="345" w:author="ANGEL RAMIREZ MANCERA" w:date="2020-11-02T23:10:00Z"/>
          <w:b/>
          <w:bCs/>
        </w:rPr>
      </w:pPr>
    </w:p>
    <w:p w14:paraId="6CE946FD" w14:textId="64AA8A2C" w:rsidR="008E4D5B" w:rsidDel="002A4EE3" w:rsidRDefault="008E4D5B" w:rsidP="008E4D5B">
      <w:pPr>
        <w:rPr>
          <w:del w:id="346" w:author="ANGEL RAMIREZ MANCERA" w:date="2020-11-02T23:10:00Z"/>
        </w:rPr>
      </w:pPr>
      <w:del w:id="347" w:author="ANGEL RAMIREZ MANCERA" w:date="2020-11-02T23:10:00Z">
        <w:r w:rsidDel="002A4EE3">
          <w:delText>Se propone que la capa de aplicación interactúe con esta capa por medio de llamadas a servicios granulares que ofrezcan tareas especificas a fin de poder ser reutilizados.</w:delText>
        </w:r>
      </w:del>
    </w:p>
    <w:p w14:paraId="4C553AAA" w14:textId="7D83B277" w:rsidR="008E4D5B" w:rsidDel="002A4EE3" w:rsidRDefault="008E4D5B" w:rsidP="008E4D5B">
      <w:pPr>
        <w:rPr>
          <w:del w:id="348" w:author="ANGEL RAMIREZ MANCERA" w:date="2020-11-02T23:10:00Z"/>
        </w:rPr>
      </w:pPr>
    </w:p>
    <w:p w14:paraId="7CB8752E" w14:textId="77777777" w:rsidR="008E4D5B" w:rsidRDefault="008E4D5B" w:rsidP="008E4D5B"/>
    <w:p w14:paraId="4B74555B" w14:textId="77777777" w:rsidR="008E4D5B" w:rsidRDefault="008E4D5B" w:rsidP="008E4D5B">
      <w:r>
        <w:br w:type="page"/>
      </w:r>
    </w:p>
    <w:p w14:paraId="48FB5069" w14:textId="77777777" w:rsidR="008E4D5B" w:rsidRDefault="008E4D5B" w:rsidP="008E4D5B">
      <w:pPr>
        <w:pStyle w:val="Prrafodelista"/>
        <w:numPr>
          <w:ilvl w:val="0"/>
          <w:numId w:val="25"/>
        </w:numPr>
        <w:rPr>
          <w:b/>
          <w:bCs/>
        </w:rPr>
      </w:pPr>
      <w:r>
        <w:rPr>
          <w:b/>
          <w:bCs/>
        </w:rPr>
        <w:lastRenderedPageBreak/>
        <w:t>Patrones de arquitectura</w:t>
      </w:r>
    </w:p>
    <w:p w14:paraId="6C48A981" w14:textId="77777777" w:rsidR="008E4D5B" w:rsidRDefault="008E4D5B" w:rsidP="008E4D5B">
      <w:pPr>
        <w:rPr>
          <w:b/>
          <w:bCs/>
        </w:rPr>
      </w:pPr>
    </w:p>
    <w:p w14:paraId="3A9BA024" w14:textId="77777777" w:rsidR="008E4D5B" w:rsidRDefault="008E4D5B" w:rsidP="008E4D5B">
      <w:pPr>
        <w:pStyle w:val="Prrafodelista"/>
        <w:numPr>
          <w:ilvl w:val="1"/>
          <w:numId w:val="25"/>
        </w:numPr>
        <w:rPr>
          <w:b/>
          <w:bCs/>
        </w:rPr>
      </w:pPr>
      <w:r>
        <w:rPr>
          <w:b/>
          <w:bCs/>
        </w:rPr>
        <w:t>Patrón adaptador</w:t>
      </w:r>
    </w:p>
    <w:p w14:paraId="7F5B5CAA" w14:textId="77777777" w:rsidR="008E4D5B" w:rsidRDefault="008E4D5B" w:rsidP="008E4D5B">
      <w:r>
        <w:t>La solución utilizara interfaces/funcionalidades externas las cuales presentan de forma distinta la información lo que las vuelve “incompatibles” al propósito en cuestión. Se deberá utilizar un patrón que interactúe con dichas interfaces y habilite el uso de las mimas:</w:t>
      </w:r>
    </w:p>
    <w:p w14:paraId="6EFEF2EC" w14:textId="77777777" w:rsidR="008E4D5B" w:rsidRPr="00564074" w:rsidRDefault="008E4D5B" w:rsidP="008E4D5B"/>
    <w:p w14:paraId="45BA29AA" w14:textId="77777777" w:rsidR="008E4D5B" w:rsidRDefault="008E4D5B" w:rsidP="008E4D5B"/>
    <w:p w14:paraId="11DD482F" w14:textId="77777777" w:rsidR="008E4D5B" w:rsidRPr="00564074" w:rsidRDefault="008E4D5B" w:rsidP="008E4D5B">
      <w:r>
        <w:rPr>
          <w:noProof/>
          <w:lang w:val="en-US"/>
        </w:rPr>
        <w:drawing>
          <wp:inline distT="0" distB="0" distL="0" distR="0" wp14:anchorId="5DDF98BF" wp14:editId="65F3C89A">
            <wp:extent cx="5943600" cy="25971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97150"/>
                    </a:xfrm>
                    <a:prstGeom prst="rect">
                      <a:avLst/>
                    </a:prstGeom>
                  </pic:spPr>
                </pic:pic>
              </a:graphicData>
            </a:graphic>
          </wp:inline>
        </w:drawing>
      </w:r>
    </w:p>
    <w:p w14:paraId="7126FC5A" w14:textId="77777777" w:rsidR="008E4D5B" w:rsidRDefault="008E4D5B" w:rsidP="008E4D5B">
      <w:pPr>
        <w:pStyle w:val="Prrafodelista"/>
        <w:rPr>
          <w:b/>
          <w:bCs/>
        </w:rPr>
      </w:pPr>
    </w:p>
    <w:p w14:paraId="7FABFB42" w14:textId="77777777" w:rsidR="008E4D5B" w:rsidRPr="00886396" w:rsidRDefault="008E4D5B" w:rsidP="008E4D5B">
      <w:pPr>
        <w:spacing w:before="100" w:beforeAutospacing="1" w:after="100" w:afterAutospacing="1"/>
        <w:rPr>
          <w:lang w:eastAsia="es-MX"/>
        </w:rPr>
      </w:pPr>
      <w:r>
        <w:rPr>
          <w:lang w:eastAsia="es-MX"/>
        </w:rPr>
        <w:t>Descripción</w:t>
      </w:r>
      <w:r w:rsidRPr="00886396">
        <w:rPr>
          <w:lang w:eastAsia="es-MX"/>
        </w:rPr>
        <w:t>:</w:t>
      </w:r>
    </w:p>
    <w:p w14:paraId="03D308D8" w14:textId="77777777" w:rsidR="008E4D5B" w:rsidRPr="00886396" w:rsidRDefault="008E4D5B" w:rsidP="008E4D5B">
      <w:pPr>
        <w:numPr>
          <w:ilvl w:val="0"/>
          <w:numId w:val="26"/>
        </w:numPr>
        <w:spacing w:before="100" w:beforeAutospacing="1" w:after="100" w:afterAutospacing="1"/>
        <w:rPr>
          <w:lang w:eastAsia="es-MX"/>
        </w:rPr>
      </w:pPr>
      <w:r w:rsidRPr="00886396">
        <w:rPr>
          <w:b/>
          <w:bCs/>
          <w:lang w:eastAsia="es-MX"/>
        </w:rPr>
        <w:t>Client</w:t>
      </w:r>
      <w:r w:rsidRPr="00886396">
        <w:rPr>
          <w:lang w:eastAsia="es-MX"/>
        </w:rPr>
        <w:t xml:space="preserve">: Actor que interactúa con </w:t>
      </w:r>
      <w:r>
        <w:rPr>
          <w:lang w:eastAsia="es-MX"/>
        </w:rPr>
        <w:t>el “Adapter”.</w:t>
      </w:r>
    </w:p>
    <w:p w14:paraId="5206EF4E" w14:textId="2078F983" w:rsidR="008E4D5B" w:rsidRPr="00886396" w:rsidRDefault="008E4D5B" w:rsidP="008E4D5B">
      <w:pPr>
        <w:numPr>
          <w:ilvl w:val="0"/>
          <w:numId w:val="26"/>
        </w:numPr>
        <w:spacing w:before="100" w:beforeAutospacing="1" w:after="100" w:afterAutospacing="1"/>
        <w:rPr>
          <w:lang w:eastAsia="es-MX"/>
        </w:rPr>
      </w:pPr>
      <w:r w:rsidRPr="00886396">
        <w:rPr>
          <w:b/>
          <w:bCs/>
          <w:lang w:eastAsia="es-MX"/>
        </w:rPr>
        <w:t>Target</w:t>
      </w:r>
      <w:r w:rsidRPr="00886396">
        <w:rPr>
          <w:lang w:eastAsia="es-MX"/>
        </w:rPr>
        <w:t>: Interface que permitirá</w:t>
      </w:r>
      <w:r>
        <w:rPr>
          <w:lang w:eastAsia="es-MX"/>
        </w:rPr>
        <w:t xml:space="preserve"> exponer </w:t>
      </w:r>
      <w:del w:id="349" w:author="Qualtop" w:date="2020-11-11T16:11:00Z">
        <w:r w:rsidDel="00084DE8">
          <w:rPr>
            <w:lang w:eastAsia="es-MX"/>
          </w:rPr>
          <w:delText xml:space="preserve">y </w:delText>
        </w:r>
        <w:r w:rsidRPr="00886396" w:rsidDel="00084DE8">
          <w:rPr>
            <w:lang w:eastAsia="es-MX"/>
          </w:rPr>
          <w:delText xml:space="preserve"> </w:delText>
        </w:r>
        <w:r w:rsidDel="00084DE8">
          <w:rPr>
            <w:lang w:eastAsia="es-MX"/>
          </w:rPr>
          <w:delText>homogenizar</w:delText>
        </w:r>
      </w:del>
      <w:ins w:id="350" w:author="Qualtop" w:date="2020-11-11T16:11:00Z">
        <w:r w:rsidR="00084DE8">
          <w:rPr>
            <w:lang w:eastAsia="es-MX"/>
          </w:rPr>
          <w:t xml:space="preserve">y </w:t>
        </w:r>
      </w:ins>
      <w:del w:id="351" w:author="Qualtop" w:date="2020-11-11T16:11:00Z">
        <w:r w:rsidDel="00084DE8">
          <w:rPr>
            <w:lang w:eastAsia="es-MX"/>
          </w:rPr>
          <w:delText xml:space="preserve"> </w:delText>
        </w:r>
        <w:r w:rsidRPr="00886396" w:rsidDel="00084DE8">
          <w:rPr>
            <w:lang w:eastAsia="es-MX"/>
          </w:rPr>
          <w:delText xml:space="preserve"> la</w:delText>
        </w:r>
      </w:del>
      <w:ins w:id="352" w:author="Qualtop" w:date="2020-11-11T16:11:00Z">
        <w:r w:rsidR="00084DE8" w:rsidRPr="00886396">
          <w:rPr>
            <w:lang w:eastAsia="es-MX"/>
          </w:rPr>
          <w:t>homogenizar</w:t>
        </w:r>
        <w:r w:rsidR="00084DE8">
          <w:rPr>
            <w:lang w:eastAsia="es-MX"/>
          </w:rPr>
          <w:t xml:space="preserve"> </w:t>
        </w:r>
        <w:r w:rsidR="00084DE8" w:rsidRPr="00886396">
          <w:rPr>
            <w:lang w:eastAsia="es-MX"/>
          </w:rPr>
          <w:t>la</w:t>
        </w:r>
      </w:ins>
      <w:r w:rsidRPr="00886396">
        <w:rPr>
          <w:lang w:eastAsia="es-MX"/>
        </w:rPr>
        <w:t xml:space="preserve"> forma de trabajar con las interfaces </w:t>
      </w:r>
      <w:r>
        <w:rPr>
          <w:lang w:eastAsia="es-MX"/>
        </w:rPr>
        <w:t>externas</w:t>
      </w:r>
      <w:r w:rsidRPr="00886396">
        <w:rPr>
          <w:lang w:eastAsia="es-MX"/>
        </w:rPr>
        <w:t>, esta interface es utilizada para crear los</w:t>
      </w:r>
      <w:r>
        <w:rPr>
          <w:lang w:eastAsia="es-MX"/>
        </w:rPr>
        <w:t xml:space="preserve"> </w:t>
      </w:r>
      <w:del w:id="353" w:author="Qualtop" w:date="2020-11-11T16:11:00Z">
        <w:r w:rsidDel="00084DE8">
          <w:rPr>
            <w:lang w:eastAsia="es-MX"/>
          </w:rPr>
          <w:delText xml:space="preserve">distintos </w:delText>
        </w:r>
        <w:r w:rsidRPr="00886396" w:rsidDel="00084DE8">
          <w:rPr>
            <w:lang w:eastAsia="es-MX"/>
          </w:rPr>
          <w:delText xml:space="preserve"> </w:delText>
        </w:r>
        <w:r w:rsidDel="00084DE8">
          <w:rPr>
            <w:lang w:eastAsia="es-MX"/>
          </w:rPr>
          <w:delText>“</w:delText>
        </w:r>
      </w:del>
      <w:ins w:id="354" w:author="Qualtop" w:date="2020-11-11T16:11:00Z">
        <w:r w:rsidR="00084DE8">
          <w:rPr>
            <w:lang w:eastAsia="es-MX"/>
          </w:rPr>
          <w:t xml:space="preserve">distintos </w:t>
        </w:r>
        <w:r w:rsidR="00084DE8" w:rsidRPr="00886396">
          <w:rPr>
            <w:lang w:eastAsia="es-MX"/>
          </w:rPr>
          <w:t>“</w:t>
        </w:r>
      </w:ins>
      <w:r w:rsidRPr="00886396">
        <w:rPr>
          <w:lang w:eastAsia="es-MX"/>
        </w:rPr>
        <w:t>Adapter</w:t>
      </w:r>
      <w:r>
        <w:rPr>
          <w:lang w:eastAsia="es-MX"/>
        </w:rPr>
        <w:t>s”</w:t>
      </w:r>
      <w:r w:rsidRPr="00886396">
        <w:rPr>
          <w:lang w:eastAsia="es-MX"/>
        </w:rPr>
        <w:t>.</w:t>
      </w:r>
    </w:p>
    <w:p w14:paraId="6F175CF3" w14:textId="77777777" w:rsidR="008E4D5B" w:rsidRPr="00886396" w:rsidRDefault="008E4D5B" w:rsidP="008E4D5B">
      <w:pPr>
        <w:numPr>
          <w:ilvl w:val="0"/>
          <w:numId w:val="26"/>
        </w:numPr>
        <w:spacing w:before="100" w:beforeAutospacing="1" w:after="100" w:afterAutospacing="1"/>
        <w:rPr>
          <w:lang w:eastAsia="es-MX"/>
        </w:rPr>
      </w:pPr>
      <w:r w:rsidRPr="00886396">
        <w:rPr>
          <w:b/>
          <w:bCs/>
          <w:lang w:eastAsia="es-MX"/>
        </w:rPr>
        <w:t>Adapter</w:t>
      </w:r>
      <w:r w:rsidRPr="00886396">
        <w:rPr>
          <w:lang w:eastAsia="es-MX"/>
        </w:rPr>
        <w:t xml:space="preserve">: </w:t>
      </w:r>
      <w:r>
        <w:rPr>
          <w:lang w:eastAsia="es-MX"/>
        </w:rPr>
        <w:t>Tiene</w:t>
      </w:r>
      <w:r w:rsidRPr="00886396">
        <w:rPr>
          <w:lang w:eastAsia="es-MX"/>
        </w:rPr>
        <w:t xml:space="preserve"> la responsabilidad de mediar entre el Client y el </w:t>
      </w:r>
      <w:r>
        <w:rPr>
          <w:lang w:eastAsia="es-MX"/>
        </w:rPr>
        <w:t>“</w:t>
      </w:r>
      <w:r w:rsidRPr="00886396">
        <w:rPr>
          <w:lang w:eastAsia="es-MX"/>
        </w:rPr>
        <w:t>Adaptee</w:t>
      </w:r>
      <w:r>
        <w:rPr>
          <w:lang w:eastAsia="es-MX"/>
        </w:rPr>
        <w:t>” (Interfaz externa)</w:t>
      </w:r>
      <w:r w:rsidRPr="00886396">
        <w:rPr>
          <w:lang w:eastAsia="es-MX"/>
        </w:rPr>
        <w:t xml:space="preserve">. Oculta la forma de comunicarse con el </w:t>
      </w:r>
      <w:r>
        <w:rPr>
          <w:lang w:eastAsia="es-MX"/>
        </w:rPr>
        <w:t>“</w:t>
      </w:r>
      <w:r w:rsidRPr="00886396">
        <w:rPr>
          <w:lang w:eastAsia="es-MX"/>
        </w:rPr>
        <w:t>Adaptee</w:t>
      </w:r>
      <w:r>
        <w:rPr>
          <w:lang w:eastAsia="es-MX"/>
        </w:rPr>
        <w:t>”</w:t>
      </w:r>
      <w:r w:rsidRPr="00886396">
        <w:rPr>
          <w:lang w:eastAsia="es-MX"/>
        </w:rPr>
        <w:t>.</w:t>
      </w:r>
    </w:p>
    <w:p w14:paraId="6E55B968" w14:textId="77777777" w:rsidR="008E4D5B" w:rsidRPr="00886396" w:rsidRDefault="008E4D5B" w:rsidP="008E4D5B">
      <w:pPr>
        <w:numPr>
          <w:ilvl w:val="0"/>
          <w:numId w:val="26"/>
        </w:numPr>
        <w:spacing w:before="100" w:beforeAutospacing="1" w:after="100" w:afterAutospacing="1"/>
        <w:rPr>
          <w:sz w:val="24"/>
          <w:szCs w:val="24"/>
          <w:lang w:eastAsia="es-MX"/>
        </w:rPr>
      </w:pPr>
      <w:r w:rsidRPr="00886396">
        <w:rPr>
          <w:b/>
          <w:bCs/>
          <w:lang w:eastAsia="es-MX"/>
        </w:rPr>
        <w:t>Adaptee</w:t>
      </w:r>
      <w:r w:rsidRPr="00886396">
        <w:rPr>
          <w:lang w:eastAsia="es-MX"/>
        </w:rPr>
        <w:t xml:space="preserve">: Representa </w:t>
      </w:r>
      <w:r>
        <w:rPr>
          <w:lang w:eastAsia="es-MX"/>
        </w:rPr>
        <w:t>la interfaz externa.</w:t>
      </w:r>
    </w:p>
    <w:p w14:paraId="69B6B09B" w14:textId="0CCD7FD1" w:rsidR="00750764" w:rsidRDefault="00750764">
      <w:pPr>
        <w:rPr>
          <w:ins w:id="355" w:author="ANGEL RAMIREZ MANCERA" w:date="2020-11-11T14:18:00Z"/>
          <w:b/>
          <w:bCs/>
        </w:rPr>
      </w:pPr>
      <w:ins w:id="356" w:author="ANGEL RAMIREZ MANCERA" w:date="2020-11-11T14:18:00Z">
        <w:r>
          <w:rPr>
            <w:b/>
            <w:bCs/>
          </w:rPr>
          <w:br w:type="page"/>
        </w:r>
      </w:ins>
    </w:p>
    <w:p w14:paraId="42AD31B1" w14:textId="733C5AC9" w:rsidR="008E4D5B" w:rsidRPr="00886396" w:rsidDel="00750764" w:rsidRDefault="008E4D5B" w:rsidP="008E4D5B">
      <w:pPr>
        <w:rPr>
          <w:del w:id="357" w:author="ANGEL RAMIREZ MANCERA" w:date="2020-11-11T14:18:00Z"/>
          <w:b/>
          <w:bCs/>
        </w:rPr>
      </w:pPr>
    </w:p>
    <w:p w14:paraId="20A224D2" w14:textId="6D73C4C8" w:rsidR="008E4D5B" w:rsidRPr="00886396" w:rsidDel="00750764" w:rsidRDefault="008E4D5B" w:rsidP="008E4D5B">
      <w:pPr>
        <w:rPr>
          <w:del w:id="358" w:author="ANGEL RAMIREZ MANCERA" w:date="2020-11-11T14:18:00Z"/>
          <w:b/>
          <w:bCs/>
        </w:rPr>
      </w:pPr>
    </w:p>
    <w:p w14:paraId="6D626BB5" w14:textId="0D511EED" w:rsidR="008E4D5B" w:rsidDel="00750764" w:rsidRDefault="008E4D5B" w:rsidP="00670AD4">
      <w:pPr>
        <w:pStyle w:val="Ttulo3"/>
        <w:rPr>
          <w:del w:id="359" w:author="ANGEL RAMIREZ MANCERA" w:date="2020-11-11T14:18:00Z"/>
          <w:b/>
          <w:bCs/>
        </w:rPr>
      </w:pPr>
    </w:p>
    <w:p w14:paraId="6A243013" w14:textId="7C1C1DB8" w:rsidR="008E4D5B" w:rsidDel="00750764" w:rsidRDefault="008E4D5B" w:rsidP="00670AD4">
      <w:pPr>
        <w:pStyle w:val="Ttulo3"/>
        <w:rPr>
          <w:del w:id="360" w:author="ANGEL RAMIREZ MANCERA" w:date="2020-11-11T14:18:00Z"/>
          <w:b/>
          <w:bCs/>
        </w:rPr>
      </w:pPr>
    </w:p>
    <w:p w14:paraId="23FA0F7D" w14:textId="5DAD21D0" w:rsidR="008E4D5B" w:rsidDel="00750764" w:rsidRDefault="008E4D5B" w:rsidP="00670AD4">
      <w:pPr>
        <w:pStyle w:val="Ttulo3"/>
        <w:rPr>
          <w:del w:id="361" w:author="ANGEL RAMIREZ MANCERA" w:date="2020-11-11T14:18:00Z"/>
          <w:b/>
          <w:bCs/>
        </w:rPr>
      </w:pPr>
    </w:p>
    <w:p w14:paraId="2C1759FD" w14:textId="09552F09" w:rsidR="004F4DB3" w:rsidRDefault="004F4DB3" w:rsidP="00670AD4">
      <w:pPr>
        <w:pStyle w:val="Ttulo3"/>
        <w:rPr>
          <w:b/>
          <w:bCs/>
        </w:rPr>
      </w:pPr>
      <w:r w:rsidRPr="002D7F08">
        <w:rPr>
          <w:b/>
          <w:bCs/>
        </w:rPr>
        <w:t>Vista de casos de uso</w:t>
      </w:r>
      <w:bookmarkEnd w:id="170"/>
    </w:p>
    <w:p w14:paraId="7CEB2796" w14:textId="36C25FEC" w:rsidR="00057827" w:rsidRDefault="00057827" w:rsidP="00057827">
      <w:pPr>
        <w:pStyle w:val="BodyText"/>
      </w:pPr>
    </w:p>
    <w:p w14:paraId="59E6B9E6" w14:textId="56EA776C" w:rsidR="00057827" w:rsidRPr="00057827" w:rsidDel="00976F26" w:rsidRDefault="00057827" w:rsidP="00057827">
      <w:pPr>
        <w:pStyle w:val="BodyText"/>
        <w:jc w:val="both"/>
        <w:rPr>
          <w:del w:id="362" w:author="ANGEL RAMIREZ MANCERA" w:date="2020-11-11T12:50:00Z"/>
          <w:sz w:val="20"/>
        </w:rPr>
      </w:pPr>
      <w:r w:rsidRPr="00057827">
        <w:rPr>
          <w:rFonts w:cs="Arial"/>
          <w:sz w:val="20"/>
        </w:rPr>
        <w:t xml:space="preserve">A continuación, se muestra de manera gráfica la interacción de los casos de uso más significativos a nivel funcional, de acuerdo con el alcance de la solución sólo se contemplaron </w:t>
      </w:r>
      <w:r>
        <w:rPr>
          <w:rFonts w:cs="Arial"/>
          <w:sz w:val="20"/>
        </w:rPr>
        <w:t>2</w:t>
      </w:r>
      <w:r w:rsidRPr="00057827">
        <w:rPr>
          <w:rFonts w:cs="Arial"/>
          <w:sz w:val="20"/>
        </w:rPr>
        <w:t xml:space="preserve"> casos de uso los cuales se describen a continuación</w:t>
      </w:r>
    </w:p>
    <w:p w14:paraId="1BBAD601" w14:textId="6222F42E" w:rsidR="00057827" w:rsidRPr="00057827" w:rsidRDefault="00057827">
      <w:pPr>
        <w:pStyle w:val="BodyText"/>
        <w:jc w:val="both"/>
        <w:pPrChange w:id="363" w:author="ANGEL RAMIREZ MANCERA" w:date="2020-11-11T12:50:00Z">
          <w:pPr>
            <w:pStyle w:val="BodyText"/>
          </w:pPr>
        </w:pPrChange>
      </w:pPr>
    </w:p>
    <w:commentRangeStart w:id="364"/>
    <w:commentRangeStart w:id="365"/>
    <w:p w14:paraId="06F634FD" w14:textId="59E72DA4" w:rsidR="00D7579E" w:rsidDel="008E4D5B" w:rsidRDefault="00FD7C66" w:rsidP="00D7579E">
      <w:pPr>
        <w:pStyle w:val="BodyText"/>
        <w:rPr>
          <w:del w:id="366" w:author="Sat Sye8" w:date="2020-10-23T17:17:00Z"/>
        </w:rPr>
      </w:pPr>
      <w:del w:id="367" w:author="Sat Sye8" w:date="2020-10-23T17:17:00Z">
        <w:r w:rsidDel="008E4D5B">
          <w:object w:dxaOrig="11085" w:dyaOrig="5715" w14:anchorId="166A4923">
            <v:shape id="_x0000_i1027" type="#_x0000_t75" style="width:468pt;height:241.5pt" o:ole="">
              <v:imagedata r:id="rId22" o:title=""/>
            </v:shape>
            <o:OLEObject Type="Embed" ProgID="Visio.Drawing.15" ShapeID="_x0000_i1027" DrawAspect="Content" ObjectID="_1669552232" r:id="rId23"/>
          </w:object>
        </w:r>
      </w:del>
      <w:commentRangeEnd w:id="364"/>
      <w:commentRangeEnd w:id="365"/>
      <w:r w:rsidR="00E1349B">
        <w:rPr>
          <w:rStyle w:val="Refdecomentario"/>
        </w:rPr>
        <w:commentReference w:id="364"/>
      </w:r>
      <w:r w:rsidR="006657BC">
        <w:rPr>
          <w:rStyle w:val="Refdecomentario"/>
        </w:rPr>
        <w:commentReference w:id="365"/>
      </w:r>
    </w:p>
    <w:p w14:paraId="66378F50" w14:textId="081C4F78" w:rsidR="00057827" w:rsidDel="00976F26" w:rsidRDefault="00976F26">
      <w:pPr>
        <w:pStyle w:val="BodyText"/>
        <w:jc w:val="center"/>
        <w:rPr>
          <w:del w:id="368" w:author="ANGEL RAMIREZ MANCERA" w:date="2020-11-11T12:50:00Z"/>
        </w:rPr>
        <w:pPrChange w:id="369" w:author="ANGEL RAMIREZ MANCERA" w:date="2020-11-11T12:50:00Z">
          <w:pPr>
            <w:pStyle w:val="BodyText"/>
          </w:pPr>
        </w:pPrChange>
      </w:pPr>
      <w:ins w:id="370" w:author="Sat Sye8" w:date="2020-10-23T17:17:00Z">
        <w:r>
          <w:object w:dxaOrig="11085" w:dyaOrig="5715" w14:anchorId="1A710691">
            <v:shape id="_x0000_i1028" type="#_x0000_t75" style="width:393.75pt;height:203.25pt" o:ole="">
              <v:imagedata r:id="rId24" o:title=""/>
            </v:shape>
            <o:OLEObject Type="Embed" ProgID="Visio.Drawing.15" ShapeID="_x0000_i1028" DrawAspect="Content" ObjectID="_1669552233" r:id="rId25"/>
          </w:object>
        </w:r>
      </w:ins>
    </w:p>
    <w:p w14:paraId="1BF75FE6" w14:textId="7C26CCE6" w:rsidR="00057827" w:rsidRPr="00057827" w:rsidRDefault="00057827">
      <w:pPr>
        <w:pStyle w:val="BodyText"/>
        <w:jc w:val="center"/>
        <w:rPr>
          <w:sz w:val="20"/>
        </w:rPr>
        <w:pPrChange w:id="371" w:author="ANGEL RAMIREZ MANCERA" w:date="2020-11-11T12:50:00Z">
          <w:pPr>
            <w:pStyle w:val="BodyText"/>
          </w:pPr>
        </w:pPrChange>
      </w:pPr>
    </w:p>
    <w:p w14:paraId="539F3C73" w14:textId="77777777" w:rsidR="00057827" w:rsidRPr="00057827" w:rsidRDefault="00057827" w:rsidP="00057827">
      <w:pPr>
        <w:pStyle w:val="Contenido"/>
        <w:rPr>
          <w:rFonts w:ascii="Montserrat" w:hAnsi="Montserrat"/>
          <w:b/>
          <w:sz w:val="20"/>
        </w:rPr>
      </w:pPr>
      <w:bookmarkStart w:id="372" w:name="_Toc421089483"/>
      <w:bookmarkStart w:id="373" w:name="_Toc517191138"/>
      <w:bookmarkStart w:id="374" w:name="_Toc517191337"/>
      <w:r w:rsidRPr="00057827">
        <w:rPr>
          <w:rFonts w:ascii="Montserrat" w:hAnsi="Montserrat"/>
          <w:b/>
          <w:sz w:val="20"/>
        </w:rPr>
        <w:t>Descripción de actores</w:t>
      </w:r>
      <w:bookmarkEnd w:id="372"/>
      <w:bookmarkEnd w:id="373"/>
      <w:bookmarkEnd w:id="374"/>
      <w:r w:rsidRPr="00057827">
        <w:rPr>
          <w:rFonts w:ascii="Montserrat" w:hAnsi="Montserrat"/>
          <w:b/>
          <w:sz w:val="20"/>
        </w:rPr>
        <w:t xml:space="preserve"> </w:t>
      </w:r>
    </w:p>
    <w:p w14:paraId="1EDEFB2B" w14:textId="63D34B2E" w:rsidR="00057827" w:rsidRDefault="007D5FB9" w:rsidP="00057827">
      <w:pPr>
        <w:jc w:val="both"/>
        <w:rPr>
          <w:w w:val="110"/>
        </w:rPr>
      </w:pPr>
      <w:bookmarkStart w:id="375" w:name="_Toc517191139"/>
      <w:bookmarkStart w:id="376" w:name="_Toc517191338"/>
      <w:bookmarkStart w:id="377" w:name="_Toc16769576"/>
      <w:r>
        <w:rPr>
          <w:b/>
        </w:rPr>
        <w:t>Usuario Registro Contable</w:t>
      </w:r>
      <w:r w:rsidR="00057827" w:rsidRPr="00057827">
        <w:rPr>
          <w:b/>
        </w:rPr>
        <w:t xml:space="preserve">: </w:t>
      </w:r>
      <w:r w:rsidRPr="0052543A">
        <w:rPr>
          <w:rFonts w:cs="Arial"/>
        </w:rPr>
        <w:t xml:space="preserve">Es el encargado de recibir los lotes provenientes de los bancos e ingresarlo al proceso de </w:t>
      </w:r>
      <w:r w:rsidRPr="0052543A">
        <w:rPr>
          <w:bCs/>
          <w:iCs/>
          <w:lang w:eastAsia="es-MX"/>
        </w:rPr>
        <w:t xml:space="preserve">Registro Contable de transacciones del NEPE, así como generar </w:t>
      </w:r>
      <w:r w:rsidRPr="0052543A">
        <w:rPr>
          <w:w w:val="110"/>
        </w:rPr>
        <w:t>los</w:t>
      </w:r>
      <w:r w:rsidRPr="0052543A">
        <w:rPr>
          <w:spacing w:val="-15"/>
          <w:w w:val="110"/>
        </w:rPr>
        <w:t xml:space="preserve"> </w:t>
      </w:r>
      <w:r w:rsidRPr="0052543A">
        <w:rPr>
          <w:w w:val="110"/>
        </w:rPr>
        <w:t>reportes</w:t>
      </w:r>
      <w:r w:rsidRPr="0052543A">
        <w:rPr>
          <w:spacing w:val="-19"/>
          <w:w w:val="110"/>
        </w:rPr>
        <w:t xml:space="preserve"> </w:t>
      </w:r>
      <w:r w:rsidRPr="0052543A">
        <w:rPr>
          <w:w w:val="110"/>
        </w:rPr>
        <w:t>de</w:t>
      </w:r>
      <w:r w:rsidRPr="0052543A">
        <w:rPr>
          <w:spacing w:val="-15"/>
          <w:w w:val="110"/>
        </w:rPr>
        <w:t xml:space="preserve"> </w:t>
      </w:r>
      <w:r w:rsidRPr="0052543A">
        <w:rPr>
          <w:w w:val="110"/>
        </w:rPr>
        <w:t>sustitutivas,</w:t>
      </w:r>
      <w:r w:rsidRPr="0052543A">
        <w:rPr>
          <w:spacing w:val="-7"/>
          <w:w w:val="110"/>
        </w:rPr>
        <w:t xml:space="preserve"> </w:t>
      </w:r>
      <w:r w:rsidRPr="0052543A">
        <w:rPr>
          <w:w w:val="110"/>
        </w:rPr>
        <w:t>reporte</w:t>
      </w:r>
      <w:r w:rsidRPr="0052543A">
        <w:rPr>
          <w:spacing w:val="-19"/>
          <w:w w:val="110"/>
        </w:rPr>
        <w:t xml:space="preserve"> </w:t>
      </w:r>
      <w:r w:rsidRPr="0052543A">
        <w:rPr>
          <w:w w:val="110"/>
        </w:rPr>
        <w:t>del</w:t>
      </w:r>
      <w:r w:rsidRPr="0052543A">
        <w:rPr>
          <w:spacing w:val="-7"/>
          <w:w w:val="110"/>
        </w:rPr>
        <w:t xml:space="preserve"> </w:t>
      </w:r>
      <w:r w:rsidRPr="0052543A">
        <w:rPr>
          <w:w w:val="110"/>
        </w:rPr>
        <w:t>proceso</w:t>
      </w:r>
      <w:r w:rsidRPr="0052543A">
        <w:rPr>
          <w:spacing w:val="-10"/>
          <w:w w:val="110"/>
        </w:rPr>
        <w:t xml:space="preserve"> </w:t>
      </w:r>
      <w:r w:rsidRPr="0052543A">
        <w:rPr>
          <w:w w:val="110"/>
        </w:rPr>
        <w:t>de</w:t>
      </w:r>
      <w:r w:rsidRPr="0052543A">
        <w:rPr>
          <w:spacing w:val="-19"/>
          <w:w w:val="110"/>
        </w:rPr>
        <w:t xml:space="preserve"> </w:t>
      </w:r>
      <w:r w:rsidRPr="0052543A">
        <w:rPr>
          <w:w w:val="110"/>
        </w:rPr>
        <w:t>complementarias</w:t>
      </w:r>
      <w:r>
        <w:rPr>
          <w:w w:val="110"/>
        </w:rPr>
        <w:t>.</w:t>
      </w:r>
    </w:p>
    <w:p w14:paraId="3BF801D2" w14:textId="346AB486" w:rsidR="007D5FB9" w:rsidRDefault="007D5FB9" w:rsidP="00057827">
      <w:pPr>
        <w:jc w:val="both"/>
        <w:rPr>
          <w:w w:val="110"/>
        </w:rPr>
      </w:pPr>
    </w:p>
    <w:p w14:paraId="7C9C4D58" w14:textId="7F894505" w:rsidR="007D5FB9" w:rsidRDefault="007D5FB9" w:rsidP="00057827">
      <w:pPr>
        <w:jc w:val="both"/>
        <w:rPr>
          <w:w w:val="110"/>
        </w:rPr>
      </w:pPr>
      <w:r w:rsidRPr="007D5FB9">
        <w:rPr>
          <w:b/>
          <w:bCs/>
          <w:w w:val="110"/>
        </w:rPr>
        <w:t>DUCTO</w:t>
      </w:r>
      <w:r>
        <w:rPr>
          <w:w w:val="110"/>
        </w:rPr>
        <w:t>: Repositorio de información del cual se extraerán las declaraciones que cumplan con los criterios.</w:t>
      </w:r>
    </w:p>
    <w:p w14:paraId="135D5877" w14:textId="77777777" w:rsidR="007D5FB9" w:rsidRDefault="007D5FB9" w:rsidP="007D5FB9">
      <w:pPr>
        <w:jc w:val="both"/>
        <w:rPr>
          <w:w w:val="110"/>
        </w:rPr>
      </w:pPr>
    </w:p>
    <w:p w14:paraId="7F177DEE" w14:textId="133FD5AC" w:rsidR="007D5FB9" w:rsidRPr="00057827" w:rsidRDefault="007D5FB9" w:rsidP="007D5FB9">
      <w:pPr>
        <w:jc w:val="both"/>
      </w:pPr>
      <w:r>
        <w:rPr>
          <w:b/>
          <w:bCs/>
          <w:w w:val="110"/>
        </w:rPr>
        <w:t>SUSTITUTIVAS WS</w:t>
      </w:r>
      <w:r>
        <w:rPr>
          <w:w w:val="110"/>
        </w:rPr>
        <w:t>: Servicio web, que expondrá funcionalidades para determinar aquellas solicitudes que no pudieron ser procesadas.</w:t>
      </w:r>
    </w:p>
    <w:p w14:paraId="6B566FF8" w14:textId="269829EA" w:rsidR="007D5FB9" w:rsidRDefault="007D5FB9">
      <w:r>
        <w:br w:type="page"/>
      </w:r>
    </w:p>
    <w:p w14:paraId="6D7FDB5B" w14:textId="77777777" w:rsidR="007D5FB9" w:rsidRDefault="00057827" w:rsidP="00057827">
      <w:pPr>
        <w:pStyle w:val="Contenido"/>
        <w:rPr>
          <w:rFonts w:ascii="Montserrat" w:hAnsi="Montserrat"/>
          <w:b/>
          <w:sz w:val="20"/>
        </w:rPr>
      </w:pPr>
      <w:r w:rsidRPr="00057827">
        <w:rPr>
          <w:rFonts w:ascii="Montserrat" w:hAnsi="Montserrat"/>
          <w:b/>
          <w:sz w:val="20"/>
        </w:rPr>
        <w:lastRenderedPageBreak/>
        <w:t>Descripción del sistema/subsistema</w:t>
      </w:r>
      <w:bookmarkEnd w:id="375"/>
      <w:bookmarkEnd w:id="376"/>
      <w:bookmarkEnd w:id="377"/>
      <w:r w:rsidRPr="00057827">
        <w:rPr>
          <w:rFonts w:ascii="Montserrat" w:hAnsi="Montserrat"/>
          <w:b/>
          <w:sz w:val="20"/>
        </w:rPr>
        <w:t xml:space="preserve"> </w:t>
      </w:r>
      <w:bookmarkStart w:id="378" w:name="_Toc517191140"/>
      <w:bookmarkStart w:id="379" w:name="_Toc517191339"/>
      <w:bookmarkStart w:id="380" w:name="_Toc517191141"/>
      <w:bookmarkStart w:id="381" w:name="_Toc517191340"/>
    </w:p>
    <w:p w14:paraId="52ABE8FA" w14:textId="2A9894EB" w:rsidR="00057827" w:rsidRPr="007D5FB9" w:rsidRDefault="007D5FB9" w:rsidP="00057827">
      <w:pPr>
        <w:pStyle w:val="Contenido"/>
        <w:rPr>
          <w:rFonts w:ascii="Montserrat" w:hAnsi="Montserrat"/>
          <w:b/>
          <w:sz w:val="20"/>
        </w:rPr>
      </w:pPr>
      <w:r>
        <w:rPr>
          <w:rFonts w:ascii="Montserrat" w:hAnsi="Montserrat" w:cs="Times New Roman"/>
          <w:b/>
          <w:sz w:val="20"/>
        </w:rPr>
        <w:t xml:space="preserve">Procesar </w:t>
      </w:r>
      <w:bookmarkEnd w:id="378"/>
      <w:bookmarkEnd w:id="379"/>
      <w:r w:rsidR="00C8680F">
        <w:rPr>
          <w:rFonts w:ascii="Montserrat" w:hAnsi="Montserrat" w:cs="Times New Roman"/>
          <w:b/>
          <w:sz w:val="20"/>
        </w:rPr>
        <w:t>sustitutivas</w:t>
      </w:r>
    </w:p>
    <w:bookmarkEnd w:id="380"/>
    <w:bookmarkEnd w:id="381"/>
    <w:p w14:paraId="68433700" w14:textId="28E7ABFB" w:rsidR="007D5FB9" w:rsidRPr="0052543A" w:rsidRDefault="007D5FB9" w:rsidP="007D5FB9">
      <w:pPr>
        <w:spacing w:before="60" w:line="253" w:lineRule="auto"/>
        <w:ind w:right="-62"/>
        <w:jc w:val="both"/>
        <w:rPr>
          <w:rFonts w:eastAsia="Arial" w:cs="Arial"/>
        </w:rPr>
      </w:pPr>
      <w:r>
        <w:rPr>
          <w:rFonts w:eastAsia="Arial" w:cs="Arial"/>
          <w:bCs/>
          <w:w w:val="110"/>
        </w:rPr>
        <w:t>P</w:t>
      </w:r>
      <w:r w:rsidRPr="0052543A">
        <w:rPr>
          <w:rFonts w:eastAsia="Arial" w:cs="Arial"/>
          <w:w w:val="110"/>
        </w:rPr>
        <w:t>rocesar</w:t>
      </w:r>
      <w:r w:rsidRPr="0052543A">
        <w:rPr>
          <w:rFonts w:eastAsia="Arial" w:cs="Arial"/>
          <w:spacing w:val="9"/>
          <w:w w:val="110"/>
        </w:rPr>
        <w:t xml:space="preserve"> </w:t>
      </w:r>
      <w:r w:rsidRPr="0052543A">
        <w:rPr>
          <w:rFonts w:eastAsia="Arial" w:cs="Arial"/>
          <w:w w:val="110"/>
        </w:rPr>
        <w:t>de</w:t>
      </w:r>
      <w:r w:rsidRPr="0052543A">
        <w:rPr>
          <w:rFonts w:eastAsia="Arial" w:cs="Arial"/>
          <w:spacing w:val="2"/>
          <w:w w:val="110"/>
        </w:rPr>
        <w:t xml:space="preserve"> </w:t>
      </w:r>
      <w:r w:rsidRPr="0052543A">
        <w:rPr>
          <w:rFonts w:eastAsia="Arial" w:cs="Arial"/>
          <w:bCs/>
          <w:w w:val="110"/>
        </w:rPr>
        <w:t>manera</w:t>
      </w:r>
      <w:r w:rsidRPr="0052543A">
        <w:rPr>
          <w:rFonts w:eastAsia="Arial" w:cs="Arial"/>
          <w:bCs/>
          <w:w w:val="109"/>
        </w:rPr>
        <w:t xml:space="preserve"> </w:t>
      </w:r>
      <w:r w:rsidRPr="0052543A">
        <w:rPr>
          <w:rFonts w:eastAsia="Arial" w:cs="Arial"/>
          <w:bCs/>
          <w:w w:val="110"/>
        </w:rPr>
        <w:t>automática</w:t>
      </w:r>
      <w:r w:rsidRPr="0052543A">
        <w:rPr>
          <w:rFonts w:eastAsia="Arial" w:cs="Arial"/>
          <w:bCs/>
          <w:spacing w:val="37"/>
          <w:w w:val="110"/>
        </w:rPr>
        <w:t xml:space="preserve"> </w:t>
      </w:r>
      <w:r w:rsidRPr="0052543A">
        <w:rPr>
          <w:rFonts w:eastAsia="Arial" w:cs="Arial"/>
          <w:w w:val="110"/>
        </w:rPr>
        <w:t>las</w:t>
      </w:r>
      <w:r w:rsidRPr="0052543A">
        <w:rPr>
          <w:rFonts w:eastAsia="Arial" w:cs="Arial"/>
          <w:spacing w:val="59"/>
          <w:w w:val="110"/>
        </w:rPr>
        <w:t xml:space="preserve"> </w:t>
      </w:r>
      <w:r w:rsidRPr="0052543A">
        <w:rPr>
          <w:rFonts w:eastAsia="Arial" w:cs="Arial"/>
          <w:w w:val="110"/>
        </w:rPr>
        <w:t>complementarias</w:t>
      </w:r>
      <w:r w:rsidRPr="0052543A">
        <w:rPr>
          <w:rFonts w:eastAsia="Arial" w:cs="Arial"/>
          <w:spacing w:val="32"/>
          <w:w w:val="110"/>
        </w:rPr>
        <w:t xml:space="preserve"> </w:t>
      </w:r>
      <w:r w:rsidRPr="0052543A">
        <w:rPr>
          <w:rFonts w:eastAsia="Arial" w:cs="Arial"/>
          <w:spacing w:val="16"/>
          <w:w w:val="110"/>
        </w:rPr>
        <w:t>inmediatas</w:t>
      </w:r>
      <w:r w:rsidRPr="0052543A">
        <w:rPr>
          <w:rFonts w:eastAsia="Arial" w:cs="Arial"/>
          <w:bCs/>
          <w:spacing w:val="12"/>
          <w:w w:val="110"/>
        </w:rPr>
        <w:t xml:space="preserve"> </w:t>
      </w:r>
      <w:r w:rsidRPr="0052543A">
        <w:rPr>
          <w:rFonts w:eastAsia="Arial" w:cs="Arial"/>
          <w:bCs/>
          <w:w w:val="110"/>
        </w:rPr>
        <w:t>anteriores</w:t>
      </w:r>
      <w:r>
        <w:rPr>
          <w:rFonts w:eastAsia="Arial" w:cs="Arial"/>
          <w:bCs/>
          <w:w w:val="110"/>
        </w:rPr>
        <w:t xml:space="preserve"> que </w:t>
      </w:r>
      <w:r w:rsidRPr="0052543A">
        <w:rPr>
          <w:rFonts w:eastAsia="Arial" w:cs="Arial"/>
          <w:bCs/>
          <w:spacing w:val="33"/>
          <w:w w:val="110"/>
        </w:rPr>
        <w:t>no</w:t>
      </w:r>
      <w:r w:rsidRPr="0052543A">
        <w:rPr>
          <w:rFonts w:eastAsia="Arial" w:cs="Arial"/>
          <w:bCs/>
          <w:spacing w:val="59"/>
          <w:w w:val="110"/>
        </w:rPr>
        <w:t xml:space="preserve"> </w:t>
      </w:r>
      <w:r w:rsidRPr="0052543A">
        <w:rPr>
          <w:rFonts w:eastAsia="Arial" w:cs="Arial"/>
          <w:bCs/>
          <w:w w:val="110"/>
        </w:rPr>
        <w:t>se</w:t>
      </w:r>
      <w:r w:rsidRPr="0052543A">
        <w:rPr>
          <w:rFonts w:eastAsia="Arial" w:cs="Arial"/>
          <w:bCs/>
          <w:spacing w:val="6"/>
          <w:w w:val="110"/>
        </w:rPr>
        <w:t xml:space="preserve"> </w:t>
      </w:r>
      <w:r w:rsidRPr="0052543A">
        <w:rPr>
          <w:rFonts w:eastAsia="Arial" w:cs="Arial"/>
          <w:bCs/>
          <w:w w:val="110"/>
        </w:rPr>
        <w:t>encuentren</w:t>
      </w:r>
      <w:r w:rsidRPr="0052543A">
        <w:rPr>
          <w:rFonts w:eastAsia="Arial" w:cs="Arial"/>
          <w:bCs/>
          <w:spacing w:val="29"/>
          <w:w w:val="110"/>
        </w:rPr>
        <w:t xml:space="preserve"> </w:t>
      </w:r>
      <w:r w:rsidRPr="0052543A">
        <w:rPr>
          <w:rFonts w:eastAsia="Arial" w:cs="Arial"/>
          <w:bCs/>
          <w:w w:val="110"/>
        </w:rPr>
        <w:t>pagadas</w:t>
      </w:r>
      <w:r w:rsidRPr="0052543A">
        <w:rPr>
          <w:rFonts w:eastAsia="Arial" w:cs="Arial"/>
          <w:bCs/>
          <w:spacing w:val="48"/>
          <w:w w:val="110"/>
        </w:rPr>
        <w:t xml:space="preserve"> </w:t>
      </w:r>
      <w:r w:rsidRPr="0052543A">
        <w:rPr>
          <w:rFonts w:eastAsia="Arial" w:cs="Arial"/>
          <w:w w:val="110"/>
        </w:rPr>
        <w:t>y</w:t>
      </w:r>
      <w:r w:rsidRPr="0052543A">
        <w:rPr>
          <w:rFonts w:eastAsia="Arial" w:cs="Arial"/>
          <w:spacing w:val="10"/>
          <w:w w:val="110"/>
        </w:rPr>
        <w:t xml:space="preserve"> </w:t>
      </w:r>
      <w:r w:rsidRPr="0052543A">
        <w:rPr>
          <w:rFonts w:eastAsia="Arial" w:cs="Arial"/>
          <w:w w:val="110"/>
        </w:rPr>
        <w:t>las</w:t>
      </w:r>
      <w:r w:rsidRPr="0052543A">
        <w:rPr>
          <w:rFonts w:eastAsia="Arial" w:cs="Arial"/>
          <w:w w:val="101"/>
        </w:rPr>
        <w:t xml:space="preserve"> </w:t>
      </w:r>
      <w:r w:rsidRPr="0052543A">
        <w:rPr>
          <w:rFonts w:eastAsia="Arial" w:cs="Arial"/>
          <w:w w:val="110"/>
        </w:rPr>
        <w:t xml:space="preserve">complementarias </w:t>
      </w:r>
      <w:r w:rsidRPr="0052543A">
        <w:rPr>
          <w:rFonts w:eastAsia="Arial" w:cs="Arial"/>
          <w:spacing w:val="18"/>
          <w:w w:val="110"/>
        </w:rPr>
        <w:t>que</w:t>
      </w:r>
      <w:r w:rsidRPr="0052543A">
        <w:rPr>
          <w:rFonts w:eastAsia="Arial" w:cs="Arial"/>
          <w:w w:val="110"/>
        </w:rPr>
        <w:t xml:space="preserve"> </w:t>
      </w:r>
      <w:r w:rsidRPr="0052543A">
        <w:rPr>
          <w:rFonts w:eastAsia="Arial" w:cs="Arial"/>
          <w:spacing w:val="5"/>
          <w:w w:val="110"/>
        </w:rPr>
        <w:t>son</w:t>
      </w:r>
      <w:r w:rsidRPr="0052543A">
        <w:rPr>
          <w:rFonts w:eastAsia="Arial" w:cs="Arial"/>
          <w:w w:val="110"/>
        </w:rPr>
        <w:t xml:space="preserve"> </w:t>
      </w:r>
      <w:r w:rsidRPr="0052543A">
        <w:rPr>
          <w:rFonts w:eastAsia="Arial" w:cs="Arial"/>
          <w:spacing w:val="5"/>
          <w:w w:val="110"/>
        </w:rPr>
        <w:t>registradas</w:t>
      </w:r>
      <w:r w:rsidRPr="0052543A">
        <w:rPr>
          <w:rFonts w:eastAsia="Arial" w:cs="Arial"/>
          <w:bCs/>
          <w:w w:val="110"/>
        </w:rPr>
        <w:t xml:space="preserve"> </w:t>
      </w:r>
      <w:r w:rsidRPr="0052543A">
        <w:rPr>
          <w:rFonts w:eastAsia="Arial" w:cs="Arial"/>
          <w:bCs/>
          <w:spacing w:val="14"/>
          <w:w w:val="110"/>
        </w:rPr>
        <w:t>en</w:t>
      </w:r>
      <w:r w:rsidRPr="0052543A">
        <w:rPr>
          <w:rFonts w:eastAsia="Arial" w:cs="Arial"/>
          <w:bCs/>
          <w:spacing w:val="8"/>
          <w:w w:val="110"/>
        </w:rPr>
        <w:t xml:space="preserve"> </w:t>
      </w:r>
      <w:r w:rsidRPr="0052543A">
        <w:rPr>
          <w:rFonts w:eastAsia="Arial" w:cs="Arial"/>
          <w:bCs/>
          <w:w w:val="110"/>
        </w:rPr>
        <w:t>la Base de datos</w:t>
      </w:r>
      <w:r w:rsidRPr="0052543A">
        <w:rPr>
          <w:rFonts w:eastAsia="Arial" w:cs="Arial"/>
          <w:bCs/>
          <w:spacing w:val="59"/>
          <w:w w:val="110"/>
        </w:rPr>
        <w:t xml:space="preserve"> </w:t>
      </w:r>
      <w:r w:rsidRPr="0052543A">
        <w:rPr>
          <w:rFonts w:eastAsia="Arial" w:cs="Arial"/>
          <w:w w:val="110"/>
        </w:rPr>
        <w:t xml:space="preserve">contable </w:t>
      </w:r>
      <w:r w:rsidRPr="0052543A">
        <w:rPr>
          <w:rFonts w:eastAsia="Arial" w:cs="Arial"/>
          <w:bCs/>
          <w:w w:val="110"/>
        </w:rPr>
        <w:t>antes que</w:t>
      </w:r>
      <w:r w:rsidRPr="0052543A">
        <w:rPr>
          <w:rFonts w:eastAsia="Arial" w:cs="Arial"/>
          <w:bCs/>
          <w:spacing w:val="59"/>
          <w:w w:val="110"/>
        </w:rPr>
        <w:t xml:space="preserve"> </w:t>
      </w:r>
      <w:r w:rsidRPr="0052543A">
        <w:rPr>
          <w:rFonts w:eastAsia="Arial" w:cs="Arial"/>
          <w:bCs/>
          <w:w w:val="110"/>
        </w:rPr>
        <w:t xml:space="preserve">su </w:t>
      </w:r>
      <w:r w:rsidRPr="0052543A">
        <w:rPr>
          <w:rFonts w:eastAsia="Arial" w:cs="Arial"/>
          <w:bCs/>
          <w:spacing w:val="10"/>
          <w:w w:val="110"/>
        </w:rPr>
        <w:t>inmediata</w:t>
      </w:r>
      <w:r w:rsidRPr="0052543A">
        <w:rPr>
          <w:rFonts w:eastAsia="Arial" w:cs="Arial"/>
          <w:bCs/>
          <w:w w:val="110"/>
        </w:rPr>
        <w:t xml:space="preserve"> </w:t>
      </w:r>
      <w:r w:rsidRPr="0052543A">
        <w:rPr>
          <w:rFonts w:eastAsia="Arial" w:cs="Arial"/>
          <w:bCs/>
          <w:spacing w:val="19"/>
          <w:w w:val="110"/>
        </w:rPr>
        <w:t>anterior</w:t>
      </w:r>
      <w:r w:rsidRPr="0052543A">
        <w:rPr>
          <w:rFonts w:eastAsia="Arial" w:cs="Arial"/>
          <w:bCs/>
          <w:w w:val="110"/>
        </w:rPr>
        <w:t>.</w:t>
      </w:r>
    </w:p>
    <w:p w14:paraId="75A1F43B" w14:textId="17EC3A33" w:rsidR="007D5FB9" w:rsidRDefault="007D5FB9" w:rsidP="007D5FB9">
      <w:pPr>
        <w:jc w:val="both"/>
        <w:rPr>
          <w:ins w:id="382" w:author="Qualtop" w:date="2020-11-11T17:54:00Z"/>
          <w:rFonts w:cs="Arial"/>
        </w:rPr>
      </w:pPr>
    </w:p>
    <w:moveToRangeStart w:id="383" w:author="Qualtop" w:date="2020-11-11T17:54:00Z" w:name="move56009693"/>
    <w:p w14:paraId="5C817C95" w14:textId="72A9198A" w:rsidR="005172A6" w:rsidRPr="0052543A" w:rsidRDefault="005172A6" w:rsidP="007D5FB9">
      <w:pPr>
        <w:jc w:val="both"/>
        <w:rPr>
          <w:rFonts w:cs="Arial"/>
        </w:rPr>
      </w:pPr>
      <w:moveTo w:id="384" w:author="Qualtop" w:date="2020-11-11T17:54:00Z">
        <w:r>
          <w:object w:dxaOrig="9885" w:dyaOrig="13935" w14:anchorId="6E9559F6">
            <v:shape id="_x0000_i1029" type="#_x0000_t75" style="width:422.25pt;height:6in" o:ole="">
              <v:imagedata r:id="rId17" o:title=""/>
            </v:shape>
            <o:OLEObject Type="Embed" ProgID="Visio.Drawing.15" ShapeID="_x0000_i1029" DrawAspect="Content" ObjectID="_1669552234" r:id="rId26"/>
          </w:object>
        </w:r>
      </w:moveTo>
      <w:moveToRangeEnd w:id="383"/>
    </w:p>
    <w:p w14:paraId="2D8498BA" w14:textId="6E048EA1" w:rsidR="007D5FB9" w:rsidRDefault="007D5FB9" w:rsidP="007D5FB9">
      <w:pPr>
        <w:pStyle w:val="Contenido"/>
        <w:rPr>
          <w:rFonts w:ascii="Montserrat" w:hAnsi="Montserrat" w:cs="Times New Roman"/>
          <w:b/>
          <w:sz w:val="20"/>
        </w:rPr>
      </w:pPr>
      <w:r>
        <w:rPr>
          <w:rFonts w:ascii="Montserrat" w:hAnsi="Montserrat" w:cs="Times New Roman"/>
          <w:b/>
          <w:sz w:val="20"/>
        </w:rPr>
        <w:t>Iniciar proceso automático</w:t>
      </w:r>
    </w:p>
    <w:p w14:paraId="5691F03A" w14:textId="397B1E8C" w:rsidR="007D5FB9" w:rsidRPr="007D5FB9" w:rsidDel="00132B36" w:rsidRDefault="007D5FB9" w:rsidP="007D5FB9">
      <w:pPr>
        <w:pStyle w:val="Contenido"/>
        <w:rPr>
          <w:del w:id="385" w:author="Sat Sye8" w:date="2020-10-23T17:25:00Z"/>
          <w:rFonts w:ascii="Montserrat" w:hAnsi="Montserrat"/>
          <w:bCs/>
          <w:sz w:val="20"/>
        </w:rPr>
      </w:pPr>
      <w:r>
        <w:rPr>
          <w:rFonts w:ascii="Montserrat" w:hAnsi="Montserrat"/>
          <w:bCs/>
          <w:sz w:val="20"/>
        </w:rPr>
        <w:lastRenderedPageBreak/>
        <w:t xml:space="preserve">Planificar el inicio </w:t>
      </w:r>
      <w:r w:rsidR="00C8680F">
        <w:rPr>
          <w:rFonts w:ascii="Montserrat" w:hAnsi="Montserrat"/>
          <w:bCs/>
          <w:sz w:val="20"/>
        </w:rPr>
        <w:t>del proceso</w:t>
      </w:r>
      <w:r>
        <w:rPr>
          <w:rFonts w:ascii="Montserrat" w:hAnsi="Montserrat"/>
          <w:bCs/>
          <w:sz w:val="20"/>
        </w:rPr>
        <w:t xml:space="preserve"> de sustitutivas.</w:t>
      </w:r>
    </w:p>
    <w:p w14:paraId="778F854B" w14:textId="434FB2C2" w:rsidR="00132B36" w:rsidRDefault="00132B36">
      <w:pPr>
        <w:rPr>
          <w:ins w:id="386" w:author="Sat Sye8" w:date="2020-10-23T17:25:00Z"/>
          <w:rFonts w:ascii="Arial" w:hAnsi="Arial" w:cs="Arial"/>
          <w:sz w:val="24"/>
        </w:rPr>
      </w:pPr>
      <w:ins w:id="387" w:author="Sat Sye8" w:date="2020-10-23T17:25:00Z">
        <w:r>
          <w:br w:type="page"/>
        </w:r>
      </w:ins>
    </w:p>
    <w:p w14:paraId="63898468" w14:textId="6E27879F" w:rsidR="00057827" w:rsidRPr="00D7579E" w:rsidDel="00132B36" w:rsidRDefault="00057827">
      <w:pPr>
        <w:pStyle w:val="Contenido"/>
        <w:rPr>
          <w:del w:id="388" w:author="Sat Sye8" w:date="2020-10-23T17:26:00Z"/>
        </w:rPr>
        <w:pPrChange w:id="389" w:author="Sat Sye8" w:date="2020-10-23T17:25:00Z">
          <w:pPr>
            <w:pStyle w:val="BodyText"/>
          </w:pPr>
        </w:pPrChange>
      </w:pPr>
    </w:p>
    <w:p w14:paraId="16E40891" w14:textId="77777777" w:rsidR="00647927" w:rsidRPr="002D7F08" w:rsidRDefault="00647927" w:rsidP="006B13A9">
      <w:pPr>
        <w:pStyle w:val="BodyText"/>
        <w:ind w:left="720"/>
        <w:jc w:val="both"/>
        <w:rPr>
          <w:rFonts w:cs="Arial"/>
          <w:i/>
          <w:vanish/>
          <w:color w:val="0000FF"/>
          <w:sz w:val="20"/>
        </w:rPr>
      </w:pPr>
      <w:r w:rsidRPr="002D7F08">
        <w:rPr>
          <w:rFonts w:cs="Arial"/>
          <w:i/>
          <w:vanish/>
          <w:color w:val="0000FF"/>
          <w:sz w:val="20"/>
        </w:rPr>
        <w:t>Especificar una vista de casos de uso del sistema, incluyendo los casos de uso que describen el comportamiento del sistema, tal y como será visto por los usuarios finales, analistas y realizadores de pruebas. Emplear los diagramas de casos de uso para modelar los aspectos estáticos, y los diagramas de interacción, los diagramas de estados y los diagramas de actividades para modelar los aspectos dinámicos.</w:t>
      </w:r>
    </w:p>
    <w:p w14:paraId="45296B5B" w14:textId="77777777" w:rsidR="00992FE6" w:rsidRPr="002D7F08" w:rsidRDefault="00992FE6" w:rsidP="006B13A9">
      <w:pPr>
        <w:pStyle w:val="BodyText"/>
        <w:ind w:left="720"/>
        <w:jc w:val="both"/>
        <w:rPr>
          <w:rFonts w:cs="Arial"/>
          <w:i/>
          <w:vanish/>
          <w:color w:val="0000FF"/>
          <w:sz w:val="20"/>
        </w:rPr>
      </w:pPr>
      <w:r w:rsidRPr="002D7F08">
        <w:rPr>
          <w:rFonts w:cs="Arial"/>
          <w:i/>
          <w:vanish/>
          <w:color w:val="0000FF"/>
          <w:sz w:val="20"/>
        </w:rPr>
        <w:t>Esta vista no especifica realmente la organización de un sistema de software. Más bien, existe para especificar las fuerzas que configuran la arquitectura del sistema</w:t>
      </w:r>
      <w:r w:rsidR="00CB6D32" w:rsidRPr="002D7F08">
        <w:rPr>
          <w:rFonts w:cs="Arial"/>
          <w:i/>
          <w:vanish/>
          <w:color w:val="0000FF"/>
          <w:sz w:val="20"/>
        </w:rPr>
        <w:t xml:space="preserve">. </w:t>
      </w:r>
    </w:p>
    <w:p w14:paraId="6108633D" w14:textId="77777777" w:rsidR="004D7F2D" w:rsidRPr="002D7F08" w:rsidRDefault="004D7F2D" w:rsidP="006B13A9">
      <w:pPr>
        <w:pStyle w:val="BodyText"/>
        <w:ind w:left="720"/>
        <w:jc w:val="both"/>
        <w:rPr>
          <w:rFonts w:cs="Arial"/>
          <w:i/>
          <w:vanish/>
          <w:color w:val="0000FF"/>
          <w:sz w:val="20"/>
        </w:rPr>
      </w:pPr>
      <w:r w:rsidRPr="002D7F08">
        <w:rPr>
          <w:rFonts w:cs="Arial"/>
          <w:i/>
          <w:vanish/>
          <w:color w:val="0000FF"/>
          <w:sz w:val="20"/>
        </w:rPr>
        <w:t>Incluir el diagrama de los casos de uso considerados arquitectónicamente significativos, esto es, que contengan la funcionalidad central requerida por el proyecto, así como una breve descripción de los mismos.</w:t>
      </w:r>
    </w:p>
    <w:p w14:paraId="19D40B8E" w14:textId="1032E50A" w:rsidR="00440016" w:rsidRDefault="00440016" w:rsidP="00670AD4">
      <w:pPr>
        <w:pStyle w:val="Ttulo3"/>
        <w:rPr>
          <w:ins w:id="390" w:author="Sat Sye8" w:date="2020-09-18T14:37:00Z"/>
          <w:b/>
          <w:bCs/>
        </w:rPr>
      </w:pPr>
      <w:bookmarkStart w:id="391" w:name="_Toc50313866"/>
      <w:r w:rsidRPr="002D7F08">
        <w:rPr>
          <w:b/>
          <w:bCs/>
        </w:rPr>
        <w:t>Vista de datos</w:t>
      </w:r>
      <w:bookmarkEnd w:id="391"/>
    </w:p>
    <w:p w14:paraId="0B896FE0" w14:textId="6F4CD425" w:rsidR="00300B99" w:rsidRPr="00300B99" w:rsidDel="005172A6" w:rsidRDefault="00300B99">
      <w:pPr>
        <w:pStyle w:val="BodyText"/>
        <w:rPr>
          <w:moveFrom w:id="392" w:author="Qualtop" w:date="2020-11-11T17:56:00Z"/>
          <w:rFonts w:ascii="Times New Roman" w:hAnsi="Times New Roman"/>
          <w:rPrChange w:id="393" w:author="Sat Sye8" w:date="2020-09-18T14:37:00Z">
            <w:rPr>
              <w:moveFrom w:id="394" w:author="Qualtop" w:date="2020-11-11T17:56:00Z"/>
              <w:b/>
              <w:bCs/>
            </w:rPr>
          </w:rPrChange>
        </w:rPr>
        <w:pPrChange w:id="395" w:author="Sat Sye8" w:date="2020-09-18T14:37:00Z">
          <w:pPr>
            <w:pStyle w:val="Ttulo3"/>
          </w:pPr>
        </w:pPrChange>
      </w:pPr>
      <w:moveFromRangeStart w:id="396" w:author="Qualtop" w:date="2020-11-11T17:56:00Z" w:name="move56009833"/>
      <w:commentRangeStart w:id="397"/>
      <w:moveFrom w:id="398" w:author="Qualtop" w:date="2020-11-11T17:56:00Z">
        <w:ins w:id="399" w:author="Sat Sye8" w:date="2020-09-18T14:37:00Z">
          <w:r w:rsidDel="005172A6">
            <w:t>envía Jaime y Abel</w:t>
          </w:r>
        </w:ins>
        <w:commentRangeEnd w:id="397"/>
        <w:r w:rsidR="00084DE8" w:rsidDel="005172A6">
          <w:rPr>
            <w:rStyle w:val="Refdecomentario"/>
          </w:rPr>
          <w:commentReference w:id="397"/>
        </w:r>
      </w:moveFrom>
    </w:p>
    <w:moveFromRangeEnd w:id="396"/>
    <w:p w14:paraId="01E21BE4" w14:textId="3136B68B" w:rsidR="007D5FB9" w:rsidRDefault="007D5FB9" w:rsidP="007D5FB9">
      <w:pPr>
        <w:pStyle w:val="BodyText"/>
        <w:rPr>
          <w:sz w:val="20"/>
        </w:rPr>
      </w:pPr>
    </w:p>
    <w:p w14:paraId="1B05B09D" w14:textId="09421E27" w:rsidR="007D5FB9" w:rsidDel="005172A6" w:rsidRDefault="007D5FB9">
      <w:pPr>
        <w:pStyle w:val="BodyText"/>
        <w:jc w:val="center"/>
        <w:rPr>
          <w:del w:id="400" w:author="Qualtop" w:date="2020-11-11T17:56:00Z"/>
          <w:sz w:val="20"/>
        </w:rPr>
      </w:pPr>
      <w:commentRangeStart w:id="401"/>
      <w:del w:id="402" w:author="Qualtop" w:date="2020-11-11T17:56:00Z">
        <w:r w:rsidRPr="005D1D51" w:rsidDel="005172A6">
          <w:rPr>
            <w:rFonts w:cs="Arial"/>
            <w:noProof/>
            <w:lang w:val="en-US"/>
          </w:rPr>
          <w:drawing>
            <wp:inline distT="0" distB="0" distL="0" distR="0" wp14:anchorId="15A26EDB" wp14:editId="5794F9DB">
              <wp:extent cx="2780434" cy="28500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6907" cy="2856713"/>
                      </a:xfrm>
                      <a:prstGeom prst="rect">
                        <a:avLst/>
                      </a:prstGeom>
                    </pic:spPr>
                  </pic:pic>
                </a:graphicData>
              </a:graphic>
            </wp:inline>
          </w:drawing>
        </w:r>
      </w:del>
      <w:commentRangeEnd w:id="401"/>
      <w:r w:rsidR="00402148">
        <w:rPr>
          <w:rStyle w:val="Refdecomentario"/>
        </w:rPr>
        <w:commentReference w:id="401"/>
      </w:r>
    </w:p>
    <w:p w14:paraId="04E84D51" w14:textId="2A84E23E" w:rsidR="007D5FB9" w:rsidRPr="007D5FB9" w:rsidDel="005172A6" w:rsidRDefault="007D5FB9">
      <w:pPr>
        <w:pStyle w:val="BodyText"/>
        <w:jc w:val="center"/>
        <w:rPr>
          <w:del w:id="403" w:author="Qualtop" w:date="2020-11-11T17:56:00Z"/>
          <w:sz w:val="20"/>
        </w:rPr>
      </w:pPr>
      <w:del w:id="404" w:author="Qualtop" w:date="2020-11-11T17:56:00Z">
        <w:r w:rsidDel="005172A6">
          <w:rPr>
            <w:sz w:val="20"/>
          </w:rPr>
          <w:delText>Modelo lógico de las sustitutivas.</w:delText>
        </w:r>
      </w:del>
    </w:p>
    <w:p w14:paraId="3DA610BF" w14:textId="46E82782" w:rsidR="007D5FB9" w:rsidRDefault="007D5FB9">
      <w:pPr>
        <w:pStyle w:val="BodyText"/>
        <w:jc w:val="center"/>
        <w:rPr>
          <w:ins w:id="405" w:author="Sat Sye8" w:date="2020-10-23T17:43:00Z"/>
          <w:b/>
          <w:bCs/>
        </w:rPr>
        <w:pPrChange w:id="406" w:author="Qualtop" w:date="2020-11-11T17:56:00Z">
          <w:pPr/>
        </w:pPrChange>
      </w:pPr>
      <w:del w:id="407" w:author="Qualtop" w:date="2020-11-11T17:56:00Z">
        <w:r w:rsidDel="005172A6">
          <w:rPr>
            <w:b/>
            <w:bCs/>
          </w:rPr>
          <w:br w:type="page"/>
        </w:r>
      </w:del>
      <w:commentRangeStart w:id="408"/>
      <w:ins w:id="409" w:author="Sat Sye8" w:date="2020-10-23T17:25:00Z">
        <w:r w:rsidR="00132B36">
          <w:rPr>
            <w:noProof/>
            <w:lang w:val="en-US"/>
          </w:rPr>
          <w:drawing>
            <wp:inline distT="0" distB="0" distL="0" distR="0" wp14:anchorId="1912CD41" wp14:editId="015900A6">
              <wp:extent cx="5908040" cy="2266950"/>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8040" cy="2266950"/>
                      </a:xfrm>
                      <a:prstGeom prst="rect">
                        <a:avLst/>
                      </a:prstGeom>
                      <a:noFill/>
                    </pic:spPr>
                  </pic:pic>
                </a:graphicData>
              </a:graphic>
            </wp:inline>
          </w:drawing>
        </w:r>
      </w:ins>
      <w:commentRangeEnd w:id="408"/>
      <w:r w:rsidR="00555310">
        <w:rPr>
          <w:rStyle w:val="Refdecomentario"/>
        </w:rPr>
        <w:commentReference w:id="408"/>
      </w:r>
    </w:p>
    <w:p w14:paraId="1D58A591" w14:textId="6CD46BF6" w:rsidR="005D6314" w:rsidRDefault="005D6314">
      <w:pPr>
        <w:rPr>
          <w:ins w:id="410" w:author="Sat Sye8" w:date="2020-10-23T17:44:00Z"/>
          <w:b/>
          <w:bCs/>
        </w:rPr>
      </w:pPr>
    </w:p>
    <w:p w14:paraId="3EA945D3" w14:textId="73B8F232" w:rsidR="005D6314" w:rsidRDefault="005D6314">
      <w:pPr>
        <w:rPr>
          <w:ins w:id="411" w:author="JORGE ABEL BOLAÑOS NILA" w:date="2020-12-10T15:00:00Z"/>
          <w:b/>
          <w:bCs/>
        </w:rPr>
      </w:pPr>
      <w:ins w:id="412" w:author="Sat Sye8" w:date="2020-10-23T17:44:00Z">
        <w:r>
          <w:rPr>
            <w:b/>
            <w:bCs/>
          </w:rPr>
          <w:t xml:space="preserve">Agregar descripción de este diagrama </w:t>
        </w:r>
      </w:ins>
    </w:p>
    <w:p w14:paraId="19305C9B" w14:textId="6CD83568" w:rsidR="00726B83" w:rsidRDefault="00726B83">
      <w:pPr>
        <w:rPr>
          <w:ins w:id="413" w:author="JORGE ABEL BOLAÑOS NILA" w:date="2020-12-10T15:01:00Z"/>
          <w:b/>
          <w:bCs/>
        </w:rPr>
      </w:pPr>
    </w:p>
    <w:p w14:paraId="3D85CBAB" w14:textId="2270EB8A" w:rsidR="00726B83" w:rsidRDefault="00726B83">
      <w:pPr>
        <w:rPr>
          <w:ins w:id="414" w:author="JORGE ABEL BOLAÑOS NILA" w:date="2020-12-10T15:03:00Z"/>
          <w:bCs/>
        </w:rPr>
      </w:pPr>
      <w:ins w:id="415" w:author="JORGE ABEL BOLAÑOS NILA" w:date="2020-12-10T15:01:00Z">
        <w:r>
          <w:rPr>
            <w:bCs/>
          </w:rPr>
          <w:t>Los contribuyentes presentan a trav</w:t>
        </w:r>
        <w:r w:rsidR="000E7F88">
          <w:rPr>
            <w:bCs/>
          </w:rPr>
          <w:t>és de internet su declaraci</w:t>
        </w:r>
      </w:ins>
      <w:ins w:id="416" w:author="JORGE ABEL BOLAÑOS NILA" w:date="2020-12-10T15:03:00Z">
        <w:r w:rsidR="000E7F88">
          <w:rPr>
            <w:bCs/>
          </w:rPr>
          <w:t xml:space="preserve">ón </w:t>
        </w:r>
      </w:ins>
      <w:ins w:id="417" w:author="JORGE ABEL BOLAÑOS NILA" w:date="2020-12-10T15:01:00Z">
        <w:r w:rsidR="000E7F88">
          <w:rPr>
            <w:bCs/>
          </w:rPr>
          <w:t>y posteriormente presentan el pago correspondiente en cualquiera de los bancos autorizados para recibir impuestos federales</w:t>
        </w:r>
      </w:ins>
      <w:ins w:id="418" w:author="JORGE ABEL BOLAÑOS NILA" w:date="2020-12-10T15:03:00Z">
        <w:r w:rsidR="000E7F88">
          <w:rPr>
            <w:bCs/>
          </w:rPr>
          <w:t>.</w:t>
        </w:r>
      </w:ins>
    </w:p>
    <w:p w14:paraId="6108CE2B" w14:textId="1C860B31" w:rsidR="000E7F88" w:rsidRDefault="000E7F88">
      <w:pPr>
        <w:rPr>
          <w:ins w:id="419" w:author="JORGE ABEL BOLAÑOS NILA" w:date="2020-12-10T15:06:00Z"/>
          <w:bCs/>
        </w:rPr>
      </w:pPr>
      <w:ins w:id="420" w:author="JORGE ABEL BOLAÑOS NILA" w:date="2020-12-10T15:04:00Z">
        <w:r>
          <w:rPr>
            <w:bCs/>
          </w:rPr>
          <w:t xml:space="preserve">Los pagos efectuados durante el horario de recepción de los bancos en cualquiera de sus modalidades en un día, son enviados por los bancos a partir del minuto </w:t>
        </w:r>
      </w:ins>
      <w:ins w:id="421" w:author="JORGE ABEL BOLAÑOS NILA" w:date="2020-12-10T15:05:00Z">
        <w:r>
          <w:rPr>
            <w:bCs/>
          </w:rPr>
          <w:t>“0” del siguiente día al SAT</w:t>
        </w:r>
      </w:ins>
      <w:ins w:id="422" w:author="JORGE ABEL BOLAÑOS NILA" w:date="2020-12-10T15:06:00Z">
        <w:r>
          <w:rPr>
            <w:bCs/>
          </w:rPr>
          <w:t>,</w:t>
        </w:r>
      </w:ins>
      <w:ins w:id="423" w:author="JORGE ABEL BOLAÑOS NILA" w:date="2020-12-10T15:05:00Z">
        <w:r>
          <w:rPr>
            <w:bCs/>
          </w:rPr>
          <w:t xml:space="preserve"> </w:t>
        </w:r>
      </w:ins>
      <w:ins w:id="424" w:author="JORGE ABEL BOLAÑOS NILA" w:date="2020-12-10T15:06:00Z">
        <w:r>
          <w:rPr>
            <w:bCs/>
          </w:rPr>
          <w:t>estos pagos</w:t>
        </w:r>
      </w:ins>
      <w:ins w:id="425" w:author="JORGE ABEL BOLAÑOS NILA" w:date="2020-12-10T15:05:00Z">
        <w:r>
          <w:rPr>
            <w:bCs/>
          </w:rPr>
          <w:t xml:space="preserve"> son recibidos, y validados por la plataforma tecnológica conocida como “DyP</w:t>
        </w:r>
      </w:ins>
      <w:ins w:id="426" w:author="JORGE ABEL BOLAÑOS NILA" w:date="2020-12-10T15:06:00Z">
        <w:r>
          <w:rPr>
            <w:bCs/>
          </w:rPr>
          <w:t>”, que al mismo tiempo, ya tiene almacenadas las declaraciones presentadas previamente.</w:t>
        </w:r>
      </w:ins>
    </w:p>
    <w:p w14:paraId="5D680C5F" w14:textId="36038448" w:rsidR="000E7F88" w:rsidRDefault="000E7F88">
      <w:pPr>
        <w:rPr>
          <w:ins w:id="427" w:author="JORGE ABEL BOLAÑOS NILA" w:date="2020-12-10T15:07:00Z"/>
          <w:bCs/>
        </w:rPr>
      </w:pPr>
      <w:ins w:id="428" w:author="JORGE ABEL BOLAÑOS NILA" w:date="2020-12-10T15:07:00Z">
        <w:r>
          <w:rPr>
            <w:bCs/>
          </w:rPr>
          <w:t>En esta plataforma ocurre un cruce entre las declaraciones y los pagos para obtener la debida correspondencia.</w:t>
        </w:r>
      </w:ins>
    </w:p>
    <w:p w14:paraId="3FF67DEC" w14:textId="7F75020D" w:rsidR="000E7F88" w:rsidRDefault="000E7F88">
      <w:pPr>
        <w:rPr>
          <w:ins w:id="429" w:author="JORGE ABEL BOLAÑOS NILA" w:date="2020-12-10T15:10:00Z"/>
          <w:bCs/>
        </w:rPr>
      </w:pPr>
      <w:ins w:id="430" w:author="JORGE ABEL BOLAÑOS NILA" w:date="2020-12-10T15:07:00Z">
        <w:r>
          <w:rPr>
            <w:bCs/>
          </w:rPr>
          <w:t>A</w:t>
        </w:r>
      </w:ins>
      <w:ins w:id="431" w:author="JORGE ABEL BOLAÑOS NILA" w:date="2020-12-10T15:08:00Z">
        <w:r>
          <w:rPr>
            <w:bCs/>
          </w:rPr>
          <w:t xml:space="preserve">quellos pagos que encuentren la declaración correspondiente, son enviados a la plaaforma conocida como “NEPE-CONTABILIDAD” que a su vez, realiza un </w:t>
        </w:r>
      </w:ins>
      <w:ins w:id="432" w:author="JORGE ABEL BOLAÑOS NILA" w:date="2020-12-10T15:09:00Z">
        <w:r>
          <w:rPr>
            <w:bCs/>
          </w:rPr>
          <w:t xml:space="preserve">registro y una </w:t>
        </w:r>
      </w:ins>
      <w:ins w:id="433" w:author="JORGE ABEL BOLAÑOS NILA" w:date="2020-12-10T15:08:00Z">
        <w:r>
          <w:rPr>
            <w:bCs/>
          </w:rPr>
          <w:t>validaci</w:t>
        </w:r>
      </w:ins>
      <w:ins w:id="434" w:author="JORGE ABEL BOLAÑOS NILA" w:date="2020-12-10T15:09:00Z">
        <w:r>
          <w:rPr>
            <w:bCs/>
          </w:rPr>
          <w:t>ón de la información recibida antes de cargarla o grabarla en base de datos</w:t>
        </w:r>
      </w:ins>
      <w:ins w:id="435" w:author="JORGE ABEL BOLAÑOS NILA" w:date="2020-12-10T15:10:00Z">
        <w:r>
          <w:rPr>
            <w:bCs/>
          </w:rPr>
          <w:t>.</w:t>
        </w:r>
      </w:ins>
    </w:p>
    <w:p w14:paraId="46DCBA90" w14:textId="6769D505" w:rsidR="000E7F88" w:rsidRPr="00726B83" w:rsidRDefault="000E7F88">
      <w:pPr>
        <w:rPr>
          <w:ins w:id="436" w:author="JORGE ABEL BOLAÑOS NILA" w:date="2020-12-10T15:00:00Z"/>
          <w:bCs/>
          <w:rPrChange w:id="437" w:author="JORGE ABEL BOLAÑOS NILA" w:date="2020-12-10T15:01:00Z">
            <w:rPr>
              <w:ins w:id="438" w:author="JORGE ABEL BOLAÑOS NILA" w:date="2020-12-10T15:00:00Z"/>
              <w:b/>
              <w:bCs/>
            </w:rPr>
          </w:rPrChange>
        </w:rPr>
      </w:pPr>
      <w:ins w:id="439" w:author="JORGE ABEL BOLAÑOS NILA" w:date="2020-12-10T15:10:00Z">
        <w:r>
          <w:rPr>
            <w:bCs/>
          </w:rPr>
          <w:t xml:space="preserve">Antes de poner la información a disposición del </w:t>
        </w:r>
      </w:ins>
      <w:ins w:id="440" w:author="JORGE ABEL BOLAÑOS NILA" w:date="2020-12-10T15:11:00Z">
        <w:r>
          <w:rPr>
            <w:bCs/>
          </w:rPr>
          <w:t>“registro</w:t>
        </w:r>
      </w:ins>
      <w:ins w:id="441" w:author="JORGE ABEL BOLAÑOS NILA" w:date="2020-12-10T15:10:00Z">
        <w:r>
          <w:rPr>
            <w:bCs/>
          </w:rPr>
          <w:t xml:space="preserve"> contable</w:t>
        </w:r>
      </w:ins>
      <w:ins w:id="442" w:author="JORGE ABEL BOLAÑOS NILA" w:date="2020-12-10T15:11:00Z">
        <w:r>
          <w:rPr>
            <w:bCs/>
          </w:rPr>
          <w:t xml:space="preserve">”, se efectúa </w:t>
        </w:r>
      </w:ins>
      <w:ins w:id="443" w:author="JORGE ABEL BOLAÑOS NILA" w:date="2020-12-10T15:13:00Z">
        <w:r w:rsidR="00653505">
          <w:rPr>
            <w:bCs/>
          </w:rPr>
          <w:t xml:space="preserve">a través del “servicio web </w:t>
        </w:r>
      </w:ins>
      <w:ins w:id="444" w:author="JORGE ABEL BOLAÑOS NILA" w:date="2020-12-10T16:33:00Z">
        <w:r w:rsidR="00105B17">
          <w:rPr>
            <w:bCs/>
          </w:rPr>
          <w:t>DyP no pagadas</w:t>
        </w:r>
      </w:ins>
      <w:ins w:id="445" w:author="JORGE ABEL BOLAÑOS NILA" w:date="2020-12-10T16:34:00Z">
        <w:r w:rsidR="00105B17">
          <w:rPr>
            <w:bCs/>
          </w:rPr>
          <w:t xml:space="preserve">” </w:t>
        </w:r>
      </w:ins>
      <w:ins w:id="446" w:author="JORGE ABEL BOLAÑOS NILA" w:date="2020-12-10T15:11:00Z">
        <w:r>
          <w:rPr>
            <w:bCs/>
          </w:rPr>
          <w:t>un</w:t>
        </w:r>
        <w:r w:rsidR="00653505">
          <w:rPr>
            <w:bCs/>
          </w:rPr>
          <w:t>a localizaci</w:t>
        </w:r>
      </w:ins>
      <w:ins w:id="447" w:author="JORGE ABEL BOLAÑOS NILA" w:date="2020-12-10T15:12:00Z">
        <w:r w:rsidR="00653505">
          <w:rPr>
            <w:bCs/>
          </w:rPr>
          <w:t xml:space="preserve">ón de las declaraciones que dieron origen a </w:t>
        </w:r>
      </w:ins>
      <w:ins w:id="448" w:author="JORGE ABEL BOLAÑOS NILA" w:date="2020-12-10T16:34:00Z">
        <w:r w:rsidR="00105B17">
          <w:rPr>
            <w:bCs/>
          </w:rPr>
          <w:t xml:space="preserve">una complementaria con saldo a favor y que fueron pagadas para aplicar el concepto </w:t>
        </w:r>
      </w:ins>
      <w:ins w:id="449" w:author="JORGE ABEL BOLAÑOS NILA" w:date="2020-12-10T16:35:00Z">
        <w:r w:rsidR="00105B17">
          <w:rPr>
            <w:bCs/>
          </w:rPr>
          <w:t>“sustitutivas” de forma automática.</w:t>
        </w:r>
      </w:ins>
    </w:p>
    <w:p w14:paraId="677C22F1" w14:textId="7A5818AA" w:rsidR="00726B83" w:rsidRPr="00726B83" w:rsidRDefault="00726B83">
      <w:pPr>
        <w:rPr>
          <w:ins w:id="450" w:author="Sat Sye8" w:date="2020-10-23T17:44:00Z"/>
          <w:b/>
          <w:bCs/>
        </w:rPr>
      </w:pPr>
    </w:p>
    <w:p w14:paraId="769D1E3E" w14:textId="77777777" w:rsidR="005172A6" w:rsidRPr="00A50ACF" w:rsidRDefault="005D6314" w:rsidP="005172A6">
      <w:pPr>
        <w:pStyle w:val="BodyText"/>
        <w:rPr>
          <w:moveTo w:id="451" w:author="Qualtop" w:date="2020-11-11T17:56:00Z"/>
          <w:rFonts w:ascii="Times New Roman" w:hAnsi="Times New Roman"/>
        </w:rPr>
      </w:pPr>
      <w:ins w:id="452" w:author="Sat Sye8" w:date="2020-10-23T17:44:00Z">
        <w:r>
          <w:rPr>
            <w:b/>
            <w:bCs/>
          </w:rPr>
          <w:lastRenderedPageBreak/>
          <w:t>@jaime</w:t>
        </w:r>
      </w:ins>
      <w:ins w:id="453" w:author="Qualtop" w:date="2020-11-11T17:56:00Z">
        <w:r w:rsidR="005172A6">
          <w:rPr>
            <w:b/>
            <w:bCs/>
          </w:rPr>
          <w:t xml:space="preserve"> </w:t>
        </w:r>
      </w:ins>
      <w:moveToRangeStart w:id="454" w:author="Qualtop" w:date="2020-11-11T17:56:00Z" w:name="move56009833"/>
      <w:commentRangeStart w:id="455"/>
      <w:moveTo w:id="456" w:author="Qualtop" w:date="2020-11-11T17:56:00Z">
        <w:r w:rsidR="005172A6">
          <w:t>envía Jaime y Abel</w:t>
        </w:r>
        <w:commentRangeEnd w:id="455"/>
        <w:r w:rsidR="005172A6">
          <w:rPr>
            <w:rStyle w:val="Refdecomentario"/>
          </w:rPr>
          <w:commentReference w:id="455"/>
        </w:r>
      </w:moveTo>
    </w:p>
    <w:moveToRangeEnd w:id="454"/>
    <w:p w14:paraId="2C3EB6BA" w14:textId="049E190D" w:rsidR="005D6314" w:rsidRDefault="005D6314">
      <w:pPr>
        <w:rPr>
          <w:b/>
          <w:bCs/>
          <w:caps/>
        </w:rPr>
      </w:pPr>
    </w:p>
    <w:p w14:paraId="0CEB6AF8" w14:textId="707BEA54" w:rsidR="003323C6" w:rsidRPr="0052298C" w:rsidRDefault="00786E37" w:rsidP="00750764">
      <w:pPr>
        <w:pStyle w:val="Ttulo3"/>
      </w:pPr>
      <w:bookmarkStart w:id="457" w:name="_Toc50313867"/>
      <w:r w:rsidRPr="0052298C">
        <w:t>V</w:t>
      </w:r>
      <w:r w:rsidR="004F4DB3" w:rsidRPr="0052298C">
        <w:t>ista lógica</w:t>
      </w:r>
      <w:bookmarkEnd w:id="457"/>
    </w:p>
    <w:p w14:paraId="143082A8" w14:textId="3403A312" w:rsidR="007D5FB9" w:rsidRDefault="007D5FB9" w:rsidP="007D5FB9">
      <w:pPr>
        <w:pStyle w:val="BodyText"/>
      </w:pPr>
      <w:r w:rsidRPr="008161E5">
        <w:rPr>
          <w:rFonts w:cs="Arial"/>
          <w:noProof/>
          <w:sz w:val="22"/>
          <w:szCs w:val="22"/>
          <w:lang w:val="en-US"/>
        </w:rPr>
        <w:drawing>
          <wp:inline distT="0" distB="0" distL="0" distR="0" wp14:anchorId="113B1429" wp14:editId="228127E9">
            <wp:extent cx="4391638" cy="258163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638" cy="2581635"/>
                    </a:xfrm>
                    <a:prstGeom prst="rect">
                      <a:avLst/>
                    </a:prstGeom>
                  </pic:spPr>
                </pic:pic>
              </a:graphicData>
            </a:graphic>
          </wp:inline>
        </w:drawing>
      </w:r>
    </w:p>
    <w:p w14:paraId="0A93B465" w14:textId="5969C693" w:rsidR="007D5FB9" w:rsidRDefault="007D5FB9" w:rsidP="007D5FB9">
      <w:pPr>
        <w:pStyle w:val="BodyText"/>
        <w:rPr>
          <w:b/>
          <w:bCs/>
          <w:sz w:val="20"/>
        </w:rPr>
      </w:pPr>
      <w:r w:rsidRPr="007D5FB9">
        <w:rPr>
          <w:b/>
          <w:bCs/>
          <w:sz w:val="20"/>
        </w:rPr>
        <w:t>Descripci</w:t>
      </w:r>
      <w:r>
        <w:rPr>
          <w:b/>
          <w:bCs/>
          <w:sz w:val="20"/>
        </w:rPr>
        <w:t>ó</w:t>
      </w:r>
      <w:r w:rsidRPr="007D5FB9">
        <w:rPr>
          <w:b/>
          <w:bCs/>
          <w:sz w:val="20"/>
        </w:rPr>
        <w:t>n</w:t>
      </w:r>
      <w:r>
        <w:rPr>
          <w:b/>
          <w:bCs/>
          <w:sz w:val="20"/>
        </w:rPr>
        <w:t>:</w:t>
      </w:r>
    </w:p>
    <w:p w14:paraId="3A747B69" w14:textId="49F3DD8D" w:rsidR="007D5FB9" w:rsidRDefault="007D5FB9" w:rsidP="007D5FB9">
      <w:pPr>
        <w:pStyle w:val="BodyText"/>
        <w:rPr>
          <w:b/>
          <w:bCs/>
          <w:sz w:val="20"/>
        </w:rPr>
      </w:pPr>
    </w:p>
    <w:p w14:paraId="2B87567F" w14:textId="3B8806B3" w:rsidR="007D5FB9" w:rsidRDefault="007D5FB9" w:rsidP="007D5FB9">
      <w:pPr>
        <w:pStyle w:val="BodyText"/>
        <w:rPr>
          <w:b/>
          <w:bCs/>
          <w:sz w:val="20"/>
        </w:rPr>
      </w:pPr>
      <w:r>
        <w:rPr>
          <w:b/>
          <w:bCs/>
          <w:sz w:val="20"/>
        </w:rPr>
        <w:t>ConectBaseDatos</w:t>
      </w:r>
    </w:p>
    <w:p w14:paraId="6C75D04D" w14:textId="3D2C3DE4" w:rsidR="007D5FB9" w:rsidRPr="007D5FB9" w:rsidRDefault="007D5FB9" w:rsidP="007D5FB9">
      <w:pPr>
        <w:pStyle w:val="BodyText"/>
        <w:rPr>
          <w:sz w:val="20"/>
        </w:rPr>
      </w:pPr>
      <w:r>
        <w:rPr>
          <w:sz w:val="20"/>
        </w:rPr>
        <w:t>Componente que abstraerá las funcionalidades asociadas a las fuentes de datos</w:t>
      </w:r>
      <w:r w:rsidR="00092DF5">
        <w:rPr>
          <w:sz w:val="20"/>
        </w:rPr>
        <w:t>, como: conexión/sesión, transaccionalidad e integridad.</w:t>
      </w:r>
    </w:p>
    <w:p w14:paraId="02D64B2F" w14:textId="720EF096" w:rsidR="007D5FB9" w:rsidRDefault="007D5FB9" w:rsidP="007D5FB9">
      <w:pPr>
        <w:pStyle w:val="BodyText"/>
        <w:rPr>
          <w:b/>
          <w:bCs/>
          <w:sz w:val="20"/>
        </w:rPr>
      </w:pPr>
    </w:p>
    <w:p w14:paraId="2AC7FBBD" w14:textId="3C96789A" w:rsidR="00092DF5" w:rsidRDefault="00092DF5" w:rsidP="00092DF5">
      <w:pPr>
        <w:pStyle w:val="BodyText"/>
        <w:rPr>
          <w:b/>
          <w:bCs/>
          <w:sz w:val="20"/>
        </w:rPr>
      </w:pPr>
      <w:r>
        <w:rPr>
          <w:b/>
          <w:bCs/>
          <w:sz w:val="20"/>
        </w:rPr>
        <w:t>ControlaComponentes</w:t>
      </w:r>
    </w:p>
    <w:p w14:paraId="55113A74" w14:textId="6186A521" w:rsidR="00092DF5" w:rsidRDefault="00092DF5" w:rsidP="00092DF5">
      <w:pPr>
        <w:pStyle w:val="BodyText"/>
        <w:rPr>
          <w:sz w:val="20"/>
        </w:rPr>
      </w:pPr>
      <w:r>
        <w:rPr>
          <w:sz w:val="20"/>
        </w:rPr>
        <w:t xml:space="preserve">Componente que se encargara de realizar la orquestación de </w:t>
      </w:r>
      <w:r w:rsidR="00C8680F">
        <w:rPr>
          <w:sz w:val="20"/>
        </w:rPr>
        <w:t>las operaciones</w:t>
      </w:r>
      <w:r>
        <w:rPr>
          <w:sz w:val="20"/>
        </w:rPr>
        <w:t xml:space="preserve"> relacionadas al negocio.</w:t>
      </w:r>
    </w:p>
    <w:p w14:paraId="728A953C" w14:textId="498C08F8" w:rsidR="00092DF5" w:rsidRDefault="00092DF5" w:rsidP="00092DF5">
      <w:pPr>
        <w:pStyle w:val="BodyText"/>
        <w:rPr>
          <w:sz w:val="20"/>
        </w:rPr>
      </w:pPr>
    </w:p>
    <w:p w14:paraId="03E127E5" w14:textId="68DB9FF3" w:rsidR="00092DF5" w:rsidRDefault="00092DF5" w:rsidP="00092DF5">
      <w:pPr>
        <w:pStyle w:val="BodyText"/>
        <w:rPr>
          <w:b/>
          <w:bCs/>
          <w:sz w:val="20"/>
        </w:rPr>
      </w:pPr>
      <w:r>
        <w:rPr>
          <w:b/>
          <w:bCs/>
          <w:sz w:val="20"/>
        </w:rPr>
        <w:t>SAT.SUS.Entidades</w:t>
      </w:r>
    </w:p>
    <w:p w14:paraId="6FC424E0" w14:textId="1A2F3699" w:rsidR="00092DF5" w:rsidRPr="007D5FB9" w:rsidRDefault="00092DF5" w:rsidP="00092DF5">
      <w:pPr>
        <w:pStyle w:val="BodyText"/>
        <w:rPr>
          <w:sz w:val="20"/>
        </w:rPr>
      </w:pPr>
      <w:r>
        <w:rPr>
          <w:sz w:val="20"/>
        </w:rPr>
        <w:t>Proyecto que representa el modelo de datos del negocio.</w:t>
      </w:r>
    </w:p>
    <w:p w14:paraId="10FC6835" w14:textId="77777777" w:rsidR="00092DF5" w:rsidRDefault="00092DF5" w:rsidP="00092DF5">
      <w:pPr>
        <w:pStyle w:val="BodyText"/>
        <w:rPr>
          <w:b/>
          <w:bCs/>
          <w:sz w:val="20"/>
        </w:rPr>
      </w:pPr>
    </w:p>
    <w:p w14:paraId="11610453" w14:textId="307C83D9" w:rsidR="00092DF5" w:rsidRDefault="00092DF5" w:rsidP="00092DF5">
      <w:pPr>
        <w:pStyle w:val="BodyText"/>
        <w:rPr>
          <w:b/>
          <w:bCs/>
          <w:sz w:val="20"/>
        </w:rPr>
      </w:pPr>
      <w:r>
        <w:rPr>
          <w:b/>
          <w:bCs/>
          <w:sz w:val="20"/>
        </w:rPr>
        <w:t>SAT.SUS.Negocio</w:t>
      </w:r>
    </w:p>
    <w:p w14:paraId="51EF8EA3" w14:textId="1CD8DCC0" w:rsidR="00092DF5" w:rsidRPr="007D5FB9" w:rsidRDefault="00092DF5" w:rsidP="00092DF5">
      <w:pPr>
        <w:pStyle w:val="BodyText"/>
        <w:rPr>
          <w:sz w:val="20"/>
        </w:rPr>
      </w:pPr>
      <w:r>
        <w:rPr>
          <w:sz w:val="20"/>
        </w:rPr>
        <w:lastRenderedPageBreak/>
        <w:t>Componente que posee la lógica, funcionalidades y reglas del negocio.</w:t>
      </w:r>
    </w:p>
    <w:p w14:paraId="42309245" w14:textId="77777777" w:rsidR="007D5FB9" w:rsidRPr="007D5FB9" w:rsidRDefault="007D5FB9" w:rsidP="007D5FB9">
      <w:pPr>
        <w:pStyle w:val="BodyText"/>
        <w:rPr>
          <w:b/>
          <w:bCs/>
          <w:sz w:val="20"/>
        </w:rPr>
      </w:pPr>
    </w:p>
    <w:p w14:paraId="789B5B77" w14:textId="77777777" w:rsidR="00092DF5" w:rsidRDefault="00092DF5">
      <w:pPr>
        <w:rPr>
          <w:rFonts w:cs="Arial"/>
          <w:i/>
          <w:color w:val="0000FF"/>
        </w:rPr>
      </w:pPr>
      <w:r>
        <w:rPr>
          <w:rFonts w:cs="Arial"/>
          <w:i/>
          <w:color w:val="0000FF"/>
        </w:rPr>
        <w:br w:type="page"/>
      </w:r>
    </w:p>
    <w:p w14:paraId="714B449F" w14:textId="2DE42BEA" w:rsidR="004D7F2D" w:rsidDel="00750764" w:rsidRDefault="004D7F2D" w:rsidP="0052298C">
      <w:pPr>
        <w:rPr>
          <w:del w:id="458" w:author="ANGEL RAMIREZ MANCERA" w:date="2020-11-11T14:20:00Z"/>
          <w:b/>
          <w:bCs/>
        </w:rPr>
      </w:pPr>
      <w:bookmarkStart w:id="459" w:name="_Toc50313868"/>
      <w:r w:rsidRPr="002D7F08">
        <w:rPr>
          <w:b/>
          <w:bCs/>
        </w:rPr>
        <w:lastRenderedPageBreak/>
        <w:t>Vista de procesos</w:t>
      </w:r>
      <w:bookmarkEnd w:id="459"/>
    </w:p>
    <w:p w14:paraId="2575729F" w14:textId="159B1D47" w:rsidR="00092DF5" w:rsidRPr="0052298C" w:rsidRDefault="00092DF5" w:rsidP="0052298C">
      <w:pPr>
        <w:rPr>
          <w:b/>
          <w:bCs/>
        </w:rPr>
      </w:pPr>
    </w:p>
    <w:p w14:paraId="1285C326" w14:textId="52EA1E8E" w:rsidR="00092DF5" w:rsidRPr="00092DF5" w:rsidRDefault="00092DF5" w:rsidP="00092DF5">
      <w:pPr>
        <w:pStyle w:val="BodyText"/>
      </w:pPr>
      <w:r>
        <w:object w:dxaOrig="11386" w:dyaOrig="13936" w14:anchorId="7B10E9E6">
          <v:shape id="_x0000_i1030" type="#_x0000_t75" style="width:386.25pt;height:473.25pt" o:ole="">
            <v:imagedata r:id="rId30" o:title=""/>
          </v:shape>
          <o:OLEObject Type="Embed" ProgID="Visio.Drawing.15" ShapeID="_x0000_i1030" DrawAspect="Content" ObjectID="_1669552235" r:id="rId31"/>
        </w:object>
      </w:r>
    </w:p>
    <w:p w14:paraId="25056696" w14:textId="5E05F44B" w:rsidR="00092DF5" w:rsidRPr="00750764" w:rsidRDefault="00092DF5" w:rsidP="00750764">
      <w:pPr>
        <w:pStyle w:val="Ttulo3"/>
      </w:pPr>
      <w:r>
        <w:rPr>
          <w:rFonts w:cs="Arial"/>
          <w:i/>
          <w:color w:val="0000FF"/>
        </w:rPr>
        <w:br w:type="page"/>
      </w:r>
      <w:bookmarkStart w:id="460" w:name="_Toc50313869"/>
      <w:r w:rsidR="003D1CCE" w:rsidRPr="0052298C">
        <w:lastRenderedPageBreak/>
        <w:t>vista de implementación</w:t>
      </w:r>
      <w:bookmarkEnd w:id="460"/>
    </w:p>
    <w:p w14:paraId="6812FBFA" w14:textId="77777777" w:rsidR="00092DF5" w:rsidRPr="00092DF5" w:rsidRDefault="00092DF5" w:rsidP="00092DF5">
      <w:pPr>
        <w:pStyle w:val="Contenido"/>
        <w:spacing w:before="0" w:after="0"/>
        <w:ind w:left="-70"/>
        <w:rPr>
          <w:rFonts w:ascii="Montserrat" w:hAnsi="Montserrat" w:cs="Times New Roman"/>
          <w:sz w:val="20"/>
        </w:rPr>
      </w:pPr>
      <w:r w:rsidRPr="00092DF5">
        <w:rPr>
          <w:rFonts w:ascii="Montserrat" w:hAnsi="Montserrat" w:cs="Times New Roman"/>
          <w:sz w:val="20"/>
        </w:rPr>
        <w:t xml:space="preserve">El objetivo de esta vista es identificar los principales componentes lógicos a alto nivel para la Implementación de la solución. En la siguiente figura se muestra como los paquetes descritos en la vista lógica son realizados por los componentes de software con la finalidad de implementar la solución en agrupaciones funcionales que se desplegaran en componentes </w:t>
      </w:r>
      <w:commentRangeStart w:id="461"/>
      <w:commentRangeStart w:id="462"/>
      <w:r w:rsidRPr="00092DF5">
        <w:rPr>
          <w:rFonts w:ascii="Montserrat" w:hAnsi="Montserrat" w:cs="Times New Roman"/>
          <w:sz w:val="20"/>
        </w:rPr>
        <w:t>físicos</w:t>
      </w:r>
      <w:commentRangeEnd w:id="461"/>
      <w:r w:rsidR="008470F5">
        <w:rPr>
          <w:rStyle w:val="Refdecomentario"/>
          <w:rFonts w:ascii="Times New Roman" w:hAnsi="Times New Roman" w:cs="Times New Roman"/>
        </w:rPr>
        <w:commentReference w:id="461"/>
      </w:r>
      <w:commentRangeEnd w:id="462"/>
      <w:r w:rsidR="00084DE8">
        <w:rPr>
          <w:rStyle w:val="Refdecomentario"/>
          <w:rFonts w:ascii="Montserrat" w:hAnsi="Montserrat" w:cs="Times New Roman"/>
        </w:rPr>
        <w:commentReference w:id="462"/>
      </w:r>
      <w:r w:rsidRPr="00092DF5">
        <w:rPr>
          <w:rFonts w:ascii="Montserrat" w:hAnsi="Montserrat" w:cs="Times New Roman"/>
          <w:sz w:val="20"/>
        </w:rPr>
        <w:t>.</w:t>
      </w:r>
    </w:p>
    <w:p w14:paraId="20F401E3" w14:textId="3AE322DC" w:rsidR="00092DF5" w:rsidRDefault="00092DF5" w:rsidP="00092DF5">
      <w:pPr>
        <w:pStyle w:val="BodyText"/>
      </w:pPr>
    </w:p>
    <w:p w14:paraId="36BD36ED" w14:textId="5FC7C265" w:rsidR="00092DF5" w:rsidRPr="00A33106" w:rsidRDefault="00092DF5" w:rsidP="0052298C">
      <w:pPr>
        <w:pStyle w:val="BodyText"/>
        <w:jc w:val="center"/>
        <w:rPr>
          <w:rFonts w:ascii="Arial" w:hAnsi="Arial" w:cs="Arial"/>
          <w:sz w:val="20"/>
        </w:rPr>
      </w:pPr>
      <w:r w:rsidRPr="00A33106">
        <w:rPr>
          <w:rFonts w:ascii="Arial" w:hAnsi="Arial" w:cs="Arial"/>
          <w:noProof/>
          <w:sz w:val="20"/>
          <w:lang w:val="en-US"/>
        </w:rPr>
        <w:drawing>
          <wp:inline distT="0" distB="0" distL="0" distR="0" wp14:anchorId="1E2381B1" wp14:editId="5FF86C61">
            <wp:extent cx="2562244" cy="197570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7435" cy="1987417"/>
                    </a:xfrm>
                    <a:prstGeom prst="rect">
                      <a:avLst/>
                    </a:prstGeom>
                  </pic:spPr>
                </pic:pic>
              </a:graphicData>
            </a:graphic>
          </wp:inline>
        </w:drawing>
      </w:r>
    </w:p>
    <w:p w14:paraId="35B59CCE" w14:textId="36FF0C5F" w:rsidR="00913E9F" w:rsidRPr="0052298C" w:rsidRDefault="00913E9F" w:rsidP="00092DF5">
      <w:pPr>
        <w:pStyle w:val="BodyText"/>
        <w:rPr>
          <w:ins w:id="463" w:author="ANGEL RAMIREZ MANCERA" w:date="2020-11-11T14:05:00Z"/>
          <w:rFonts w:cs="Arial"/>
          <w:b/>
          <w:bCs/>
          <w:sz w:val="20"/>
        </w:rPr>
      </w:pPr>
      <w:ins w:id="464" w:author="ANGEL RAMIREZ MANCERA" w:date="2020-11-11T14:03:00Z">
        <w:r w:rsidRPr="0052298C">
          <w:rPr>
            <w:rFonts w:cs="Arial"/>
            <w:b/>
            <w:bCs/>
            <w:sz w:val="20"/>
          </w:rPr>
          <w:t>SAT.SUS</w:t>
        </w:r>
      </w:ins>
      <w:ins w:id="465" w:author="ANGEL RAMIREZ MANCERA" w:date="2020-11-11T14:04:00Z">
        <w:r w:rsidRPr="0052298C">
          <w:rPr>
            <w:rFonts w:cs="Arial"/>
            <w:b/>
            <w:bCs/>
            <w:sz w:val="20"/>
          </w:rPr>
          <w:t>.ServicioMicrosoft</w:t>
        </w:r>
      </w:ins>
    </w:p>
    <w:p w14:paraId="0BA9BADC" w14:textId="7C2B0273" w:rsidR="00D313B0" w:rsidRPr="0052298C" w:rsidRDefault="00D313B0" w:rsidP="00092DF5">
      <w:pPr>
        <w:pStyle w:val="BodyText"/>
        <w:rPr>
          <w:ins w:id="466" w:author="ANGEL RAMIREZ MANCERA" w:date="2020-11-11T14:05:00Z"/>
          <w:sz w:val="20"/>
        </w:rPr>
      </w:pPr>
      <w:ins w:id="467" w:author="ANGEL RAMIREZ MANCERA" w:date="2020-11-11T14:05:00Z">
        <w:r w:rsidRPr="0052298C">
          <w:rPr>
            <w:sz w:val="20"/>
          </w:rPr>
          <w:t>Este componente contiene el servicio Windows que va</w:t>
        </w:r>
      </w:ins>
      <w:ins w:id="468" w:author="ANGEL RAMIREZ MANCERA" w:date="2020-11-11T14:06:00Z">
        <w:r w:rsidRPr="0052298C">
          <w:rPr>
            <w:sz w:val="20"/>
          </w:rPr>
          <w:t xml:space="preserve"> a ejecutar todos los demás componentes</w:t>
        </w:r>
      </w:ins>
      <w:ins w:id="469" w:author="ANGEL RAMIREZ MANCERA" w:date="2020-11-11T14:07:00Z">
        <w:r w:rsidRPr="0052298C">
          <w:rPr>
            <w:sz w:val="20"/>
          </w:rPr>
          <w:t xml:space="preserve"> y es el que se conecta al servicio de Microsoft</w:t>
        </w:r>
      </w:ins>
      <w:ins w:id="470" w:author="ANGEL RAMIREZ MANCERA" w:date="2020-11-11T14:06:00Z">
        <w:r w:rsidRPr="0052298C">
          <w:rPr>
            <w:sz w:val="20"/>
          </w:rPr>
          <w:t>.</w:t>
        </w:r>
      </w:ins>
    </w:p>
    <w:p w14:paraId="7509209E" w14:textId="77777777" w:rsidR="00D313B0" w:rsidRPr="0052298C" w:rsidRDefault="00D313B0" w:rsidP="00D313B0">
      <w:pPr>
        <w:pStyle w:val="BodyText"/>
        <w:rPr>
          <w:ins w:id="471" w:author="ANGEL RAMIREZ MANCERA" w:date="2020-11-11T14:05:00Z"/>
          <w:b/>
          <w:bCs/>
          <w:sz w:val="20"/>
        </w:rPr>
      </w:pPr>
      <w:ins w:id="472" w:author="ANGEL RAMIREZ MANCERA" w:date="2020-11-11T14:05:00Z">
        <w:r w:rsidRPr="0052298C">
          <w:rPr>
            <w:b/>
            <w:bCs/>
            <w:sz w:val="20"/>
          </w:rPr>
          <w:t>SAT.SUS.Endidades</w:t>
        </w:r>
      </w:ins>
    </w:p>
    <w:p w14:paraId="7EC9E24D" w14:textId="5A54A42C" w:rsidR="00D313B0" w:rsidRPr="0052298C" w:rsidRDefault="00D313B0" w:rsidP="00092DF5">
      <w:pPr>
        <w:pStyle w:val="BodyText"/>
        <w:rPr>
          <w:ins w:id="473" w:author="ANGEL RAMIREZ MANCERA" w:date="2020-11-11T14:04:00Z"/>
          <w:sz w:val="20"/>
        </w:rPr>
      </w:pPr>
      <w:ins w:id="474" w:author="ANGEL RAMIREZ MANCERA" w:date="2020-11-11T14:06:00Z">
        <w:r w:rsidRPr="0052298C">
          <w:rPr>
            <w:sz w:val="20"/>
          </w:rPr>
          <w:t>Este componente contiene las estructuras que va a trabajar el aplicativo.</w:t>
        </w:r>
      </w:ins>
    </w:p>
    <w:p w14:paraId="1C4C08A6" w14:textId="34DA710D" w:rsidR="00913E9F" w:rsidRPr="0052298C" w:rsidRDefault="00913E9F" w:rsidP="00092DF5">
      <w:pPr>
        <w:pStyle w:val="BodyText"/>
        <w:rPr>
          <w:ins w:id="475" w:author="ANGEL RAMIREZ MANCERA" w:date="2020-11-11T14:04:00Z"/>
          <w:b/>
          <w:bCs/>
          <w:sz w:val="20"/>
        </w:rPr>
      </w:pPr>
      <w:ins w:id="476" w:author="ANGEL RAMIREZ MANCERA" w:date="2020-11-11T14:04:00Z">
        <w:r w:rsidRPr="0052298C">
          <w:rPr>
            <w:b/>
            <w:bCs/>
            <w:sz w:val="20"/>
          </w:rPr>
          <w:t>SAT.SUS.Negocio</w:t>
        </w:r>
      </w:ins>
    </w:p>
    <w:p w14:paraId="4CB990D3" w14:textId="37914018" w:rsidR="00D313B0" w:rsidRPr="0052298C" w:rsidRDefault="00D313B0" w:rsidP="00092DF5">
      <w:pPr>
        <w:pStyle w:val="BodyText"/>
        <w:rPr>
          <w:ins w:id="477" w:author="ANGEL RAMIREZ MANCERA" w:date="2020-11-11T14:04:00Z"/>
          <w:sz w:val="20"/>
        </w:rPr>
      </w:pPr>
      <w:ins w:id="478" w:author="ANGEL RAMIREZ MANCERA" w:date="2020-11-11T14:06:00Z">
        <w:r w:rsidRPr="0052298C">
          <w:rPr>
            <w:sz w:val="20"/>
          </w:rPr>
          <w:t>Este componente contiene las v</w:t>
        </w:r>
      </w:ins>
      <w:ins w:id="479" w:author="ANGEL RAMIREZ MANCERA" w:date="2020-11-11T14:07:00Z">
        <w:r w:rsidRPr="0052298C">
          <w:rPr>
            <w:sz w:val="20"/>
          </w:rPr>
          <w:t>al</w:t>
        </w:r>
      </w:ins>
      <w:ins w:id="480" w:author="ANGEL RAMIREZ MANCERA" w:date="2020-11-11T14:06:00Z">
        <w:r w:rsidRPr="0052298C">
          <w:rPr>
            <w:sz w:val="20"/>
          </w:rPr>
          <w:t xml:space="preserve">idaciones de la información </w:t>
        </w:r>
      </w:ins>
      <w:ins w:id="481" w:author="ANGEL RAMIREZ MANCERA" w:date="2020-11-11T14:07:00Z">
        <w:r w:rsidRPr="0052298C">
          <w:rPr>
            <w:sz w:val="20"/>
          </w:rPr>
          <w:t>que el aplicativo requiera.</w:t>
        </w:r>
      </w:ins>
    </w:p>
    <w:p w14:paraId="1F20BE75" w14:textId="07EC6D0D" w:rsidR="00913E9F" w:rsidRPr="0052298C" w:rsidRDefault="00913E9F" w:rsidP="00913E9F">
      <w:pPr>
        <w:pStyle w:val="BodyText"/>
        <w:rPr>
          <w:ins w:id="482" w:author="ANGEL RAMIREZ MANCERA" w:date="2020-11-11T14:04:00Z"/>
          <w:b/>
          <w:bCs/>
          <w:sz w:val="20"/>
        </w:rPr>
      </w:pPr>
      <w:ins w:id="483" w:author="ANGEL RAMIREZ MANCERA" w:date="2020-11-11T14:04:00Z">
        <w:r w:rsidRPr="0052298C">
          <w:rPr>
            <w:b/>
            <w:bCs/>
            <w:sz w:val="20"/>
          </w:rPr>
          <w:t>ConectBaseDatos</w:t>
        </w:r>
      </w:ins>
    </w:p>
    <w:p w14:paraId="3EEE9468" w14:textId="7F59EACA" w:rsidR="00D313B0" w:rsidRPr="0052298C" w:rsidRDefault="00D313B0" w:rsidP="00913E9F">
      <w:pPr>
        <w:pStyle w:val="BodyText"/>
        <w:rPr>
          <w:ins w:id="484" w:author="ANGEL RAMIREZ MANCERA" w:date="2020-11-11T14:04:00Z"/>
          <w:sz w:val="20"/>
        </w:rPr>
      </w:pPr>
      <w:ins w:id="485" w:author="ANGEL RAMIREZ MANCERA" w:date="2020-11-11T14:08:00Z">
        <w:r w:rsidRPr="0052298C">
          <w:rPr>
            <w:sz w:val="20"/>
          </w:rPr>
          <w:t>Componente que se utiliza para conectarse a la base de datos</w:t>
        </w:r>
      </w:ins>
      <w:ins w:id="486" w:author="ANGEL RAMIREZ MANCERA" w:date="2020-11-11T14:09:00Z">
        <w:r w:rsidRPr="0052298C">
          <w:rPr>
            <w:sz w:val="20"/>
          </w:rPr>
          <w:t xml:space="preserve"> para</w:t>
        </w:r>
      </w:ins>
      <w:ins w:id="487" w:author="ANGEL RAMIREZ MANCERA" w:date="2020-11-11T14:08:00Z">
        <w:r w:rsidRPr="0052298C">
          <w:rPr>
            <w:sz w:val="20"/>
          </w:rPr>
          <w:t xml:space="preserve"> consultar</w:t>
        </w:r>
      </w:ins>
      <w:ins w:id="488" w:author="ANGEL RAMIREZ MANCERA" w:date="2020-11-11T14:09:00Z">
        <w:r w:rsidRPr="0052298C">
          <w:rPr>
            <w:sz w:val="20"/>
          </w:rPr>
          <w:t>, actualizar</w:t>
        </w:r>
      </w:ins>
      <w:ins w:id="489" w:author="ANGEL RAMIREZ MANCERA" w:date="2020-11-11T14:08:00Z">
        <w:r w:rsidRPr="0052298C">
          <w:rPr>
            <w:sz w:val="20"/>
          </w:rPr>
          <w:t xml:space="preserve"> e insertar información.</w:t>
        </w:r>
      </w:ins>
    </w:p>
    <w:p w14:paraId="67ED8C00" w14:textId="6D2FFB7B" w:rsidR="00913E9F" w:rsidRPr="0052298C" w:rsidRDefault="00D313B0" w:rsidP="00092DF5">
      <w:pPr>
        <w:pStyle w:val="BodyText"/>
        <w:rPr>
          <w:ins w:id="490" w:author="ANGEL RAMIREZ MANCERA" w:date="2020-11-11T14:04:00Z"/>
          <w:b/>
          <w:bCs/>
          <w:sz w:val="20"/>
        </w:rPr>
      </w:pPr>
      <w:ins w:id="491" w:author="ANGEL RAMIREZ MANCERA" w:date="2020-11-11T14:04:00Z">
        <w:r w:rsidRPr="0052298C">
          <w:rPr>
            <w:b/>
            <w:bCs/>
            <w:sz w:val="20"/>
          </w:rPr>
          <w:t>ControlaCompontes</w:t>
        </w:r>
      </w:ins>
    </w:p>
    <w:p w14:paraId="64CF8349" w14:textId="528493AA" w:rsidR="00D313B0" w:rsidRPr="0052298C" w:rsidDel="00D313B0" w:rsidRDefault="00D313B0">
      <w:pPr>
        <w:pStyle w:val="BodyText"/>
        <w:rPr>
          <w:del w:id="492" w:author="ANGEL RAMIREZ MANCERA" w:date="2020-11-11T14:13:00Z"/>
          <w:sz w:val="20"/>
        </w:rPr>
      </w:pPr>
      <w:ins w:id="493" w:author="ANGEL RAMIREZ MANCERA" w:date="2020-11-11T14:11:00Z">
        <w:r w:rsidRPr="0052298C">
          <w:rPr>
            <w:sz w:val="20"/>
          </w:rPr>
          <w:t>En este componente se m</w:t>
        </w:r>
      </w:ins>
      <w:ins w:id="494" w:author="ANGEL RAMIREZ MANCERA" w:date="2020-11-11T14:12:00Z">
        <w:r w:rsidRPr="0052298C">
          <w:rPr>
            <w:sz w:val="20"/>
          </w:rPr>
          <w:t>a</w:t>
        </w:r>
      </w:ins>
      <w:ins w:id="495" w:author="ANGEL RAMIREZ MANCERA" w:date="2020-11-11T14:11:00Z">
        <w:r w:rsidRPr="0052298C">
          <w:rPr>
            <w:sz w:val="20"/>
          </w:rPr>
          <w:t>nipulan las excepciones</w:t>
        </w:r>
      </w:ins>
      <w:ins w:id="496" w:author="ANGEL RAMIREZ MANCERA" w:date="2020-11-11T14:12:00Z">
        <w:r w:rsidRPr="0052298C">
          <w:rPr>
            <w:sz w:val="20"/>
          </w:rPr>
          <w:t xml:space="preserve"> que se pueden presentar en el proyecto para tener un control de los errores.</w:t>
        </w:r>
      </w:ins>
    </w:p>
    <w:p w14:paraId="04071871" w14:textId="02B23238" w:rsidR="00092DF5" w:rsidRPr="00A33106" w:rsidDel="00D313B0" w:rsidRDefault="00092DF5">
      <w:pPr>
        <w:pStyle w:val="BodyText"/>
        <w:rPr>
          <w:del w:id="497" w:author="ANGEL RAMIREZ MANCERA" w:date="2020-11-11T14:13:00Z"/>
          <w:rFonts w:cs="Arial"/>
          <w:sz w:val="20"/>
        </w:rPr>
      </w:pPr>
      <w:del w:id="498" w:author="ANGEL RAMIREZ MANCERA" w:date="2020-11-11T14:13:00Z">
        <w:r w:rsidRPr="00A33106" w:rsidDel="00D313B0">
          <w:rPr>
            <w:rFonts w:cs="Arial"/>
            <w:sz w:val="20"/>
          </w:rPr>
          <w:delText>Se integran componentes para la reutilización de servicios existentes los cuales son:</w:delText>
        </w:r>
      </w:del>
    </w:p>
    <w:p w14:paraId="1F415C2D" w14:textId="2F5B3429" w:rsidR="00092DF5" w:rsidRPr="00A33106" w:rsidDel="00D313B0" w:rsidRDefault="00092DF5" w:rsidP="0052298C">
      <w:pPr>
        <w:pStyle w:val="BodyText"/>
        <w:rPr>
          <w:del w:id="499" w:author="ANGEL RAMIREZ MANCERA" w:date="2020-11-11T14:13:00Z"/>
          <w:rFonts w:cs="Arial"/>
          <w:sz w:val="20"/>
        </w:rPr>
      </w:pPr>
      <w:del w:id="500" w:author="ANGEL RAMIREZ MANCERA" w:date="2020-11-11T14:13:00Z">
        <w:r w:rsidRPr="00A33106" w:rsidDel="00D313B0">
          <w:rPr>
            <w:rFonts w:cs="Arial"/>
            <w:sz w:val="20"/>
          </w:rPr>
          <w:delText>Generación de códigos de barras.</w:delText>
        </w:r>
      </w:del>
    </w:p>
    <w:p w14:paraId="2979FBDF" w14:textId="13544171" w:rsidR="00092DF5" w:rsidRPr="00A33106" w:rsidDel="00D313B0" w:rsidRDefault="00092DF5" w:rsidP="0052298C">
      <w:pPr>
        <w:pStyle w:val="BodyText"/>
        <w:rPr>
          <w:del w:id="501" w:author="ANGEL RAMIREZ MANCERA" w:date="2020-11-11T14:13:00Z"/>
          <w:rFonts w:cs="Arial"/>
          <w:sz w:val="20"/>
        </w:rPr>
      </w:pPr>
      <w:del w:id="502" w:author="ANGEL RAMIREZ MANCERA" w:date="2020-11-11T14:13:00Z">
        <w:r w:rsidRPr="00A33106" w:rsidDel="00D313B0">
          <w:rPr>
            <w:rFonts w:cs="Arial"/>
            <w:sz w:val="20"/>
          </w:rPr>
          <w:delText>Generación de documentos en formato PDF.</w:delText>
        </w:r>
      </w:del>
    </w:p>
    <w:p w14:paraId="47C06577" w14:textId="3B73CB73" w:rsidR="00092DF5" w:rsidRPr="00A33106" w:rsidDel="00D313B0" w:rsidRDefault="00092DF5" w:rsidP="0052298C">
      <w:pPr>
        <w:pStyle w:val="BodyText"/>
        <w:rPr>
          <w:del w:id="503" w:author="ANGEL RAMIREZ MANCERA" w:date="2020-11-11T14:13:00Z"/>
          <w:rFonts w:cs="Arial"/>
          <w:sz w:val="20"/>
        </w:rPr>
      </w:pPr>
      <w:del w:id="504" w:author="ANGEL RAMIREZ MANCERA" w:date="2020-11-11T14:13:00Z">
        <w:r w:rsidRPr="00A33106" w:rsidDel="00D313B0">
          <w:rPr>
            <w:rFonts w:cs="Arial"/>
            <w:sz w:val="20"/>
          </w:rPr>
          <w:delText>Generación de línea de captura.</w:delText>
        </w:r>
      </w:del>
    </w:p>
    <w:p w14:paraId="3B015CB3" w14:textId="08C647EF" w:rsidR="00092DF5" w:rsidRPr="00A33106" w:rsidDel="00D313B0" w:rsidRDefault="00092DF5" w:rsidP="0052298C">
      <w:pPr>
        <w:pStyle w:val="BodyText"/>
        <w:rPr>
          <w:del w:id="505" w:author="ANGEL RAMIREZ MANCERA" w:date="2020-11-11T14:13:00Z"/>
          <w:rFonts w:cs="Arial"/>
          <w:sz w:val="20"/>
        </w:rPr>
      </w:pPr>
      <w:del w:id="506" w:author="ANGEL RAMIREZ MANCERA" w:date="2020-11-11T14:13:00Z">
        <w:r w:rsidRPr="00A33106" w:rsidDel="00D313B0">
          <w:rPr>
            <w:rFonts w:cs="Arial"/>
            <w:sz w:val="20"/>
          </w:rPr>
          <w:delText>Generación de logotipos de bancos.</w:delText>
        </w:r>
      </w:del>
    </w:p>
    <w:p w14:paraId="3E4E0A08" w14:textId="6C2188E5" w:rsidR="00092DF5" w:rsidRPr="00A33106" w:rsidDel="00D313B0" w:rsidRDefault="00092DF5" w:rsidP="0052298C">
      <w:pPr>
        <w:pStyle w:val="BodyText"/>
        <w:rPr>
          <w:del w:id="507" w:author="ANGEL RAMIREZ MANCERA" w:date="2020-11-11T14:13:00Z"/>
          <w:rFonts w:cs="Arial"/>
          <w:sz w:val="20"/>
        </w:rPr>
      </w:pPr>
      <w:del w:id="508" w:author="ANGEL RAMIREZ MANCERA" w:date="2020-11-11T14:13:00Z">
        <w:r w:rsidRPr="00A33106" w:rsidDel="00D313B0">
          <w:rPr>
            <w:rFonts w:cs="Arial"/>
            <w:sz w:val="20"/>
          </w:rPr>
          <w:delText>Sellado digital de documentos.</w:delText>
        </w:r>
      </w:del>
    </w:p>
    <w:p w14:paraId="52E3A7ED" w14:textId="5D8DB186" w:rsidR="00092DF5" w:rsidRPr="00A33106" w:rsidRDefault="00092DF5" w:rsidP="0052298C">
      <w:pPr>
        <w:pStyle w:val="BodyText"/>
        <w:rPr>
          <w:rFonts w:cs="Arial"/>
          <w:sz w:val="20"/>
        </w:rPr>
      </w:pPr>
      <w:del w:id="509" w:author="ANGEL RAMIREZ MANCERA" w:date="2020-11-11T14:13:00Z">
        <w:r w:rsidRPr="00A33106" w:rsidDel="00D313B0">
          <w:rPr>
            <w:rFonts w:cs="Arial"/>
            <w:sz w:val="20"/>
          </w:rPr>
          <w:delText>Transformación de archivos XML.</w:delText>
        </w:r>
      </w:del>
    </w:p>
    <w:p w14:paraId="7A4D56C7" w14:textId="27B54531" w:rsidR="00092DF5" w:rsidRDefault="00092DF5">
      <w:pPr>
        <w:rPr>
          <w:sz w:val="24"/>
        </w:rPr>
      </w:pPr>
      <w:r>
        <w:br w:type="page"/>
      </w:r>
    </w:p>
    <w:p w14:paraId="39E7326C" w14:textId="77777777" w:rsidR="00AD2558" w:rsidRPr="002D7F08" w:rsidRDefault="00AD2558" w:rsidP="006B13A9">
      <w:pPr>
        <w:pStyle w:val="BodyText"/>
        <w:ind w:left="709" w:firstLine="11"/>
        <w:jc w:val="both"/>
        <w:rPr>
          <w:rFonts w:cs="Arial"/>
          <w:i/>
          <w:vanish/>
          <w:color w:val="0000FF"/>
          <w:sz w:val="20"/>
        </w:rPr>
      </w:pPr>
      <w:r w:rsidRPr="002D7F08">
        <w:rPr>
          <w:rFonts w:cs="Arial"/>
          <w:i/>
          <w:vanish/>
          <w:color w:val="0000FF"/>
          <w:sz w:val="20"/>
        </w:rPr>
        <w:lastRenderedPageBreak/>
        <w:t>Especificar una vista de implementación del sistema, incluyendo los componentes que se utilizaran para ensamblar y hacer disponile el sistema físico. Emplear los diagramas de componentes para modelar los aspectos estáticos, y los diagramas de interacción, los diagramas de estados y los diagramas de actividades para modelar los aspectos dinámicos.</w:t>
      </w:r>
    </w:p>
    <w:p w14:paraId="758634A5" w14:textId="77777777" w:rsidR="00597C7C" w:rsidRPr="002D7F08" w:rsidRDefault="00597C7C" w:rsidP="006B13A9">
      <w:pPr>
        <w:pStyle w:val="BodyText"/>
        <w:ind w:left="709" w:firstLine="11"/>
        <w:jc w:val="both"/>
        <w:rPr>
          <w:rFonts w:cs="Arial"/>
          <w:i/>
          <w:vanish/>
          <w:color w:val="0000FF"/>
          <w:sz w:val="20"/>
        </w:rPr>
      </w:pPr>
      <w:r w:rsidRPr="002D7F08">
        <w:rPr>
          <w:rFonts w:cs="Arial"/>
          <w:i/>
          <w:vanish/>
          <w:color w:val="0000FF"/>
          <w:sz w:val="20"/>
        </w:rPr>
        <w:t>Esta vista se preocupa principalmente de la gestión de las configuraciones de las distintas versiones de un sistema</w:t>
      </w:r>
      <w:r w:rsidR="00DA3CFE" w:rsidRPr="002D7F08">
        <w:rPr>
          <w:rFonts w:cs="Arial"/>
          <w:i/>
          <w:vanish/>
          <w:color w:val="0000FF"/>
          <w:sz w:val="20"/>
        </w:rPr>
        <w:t xml:space="preserve"> </w:t>
      </w:r>
      <w:r w:rsidRPr="002D7F08">
        <w:rPr>
          <w:rFonts w:cs="Arial"/>
          <w:i/>
          <w:vanish/>
          <w:color w:val="0000FF"/>
          <w:sz w:val="20"/>
        </w:rPr>
        <w:t>a partir de componentes y archivos un tanto independientes y que pueden ensamblarse de varias formas para producir un sistema en ejecución.</w:t>
      </w:r>
    </w:p>
    <w:p w14:paraId="389E8EDC" w14:textId="77777777" w:rsidR="003D1CCE" w:rsidRPr="002D7F08" w:rsidRDefault="003D1CCE" w:rsidP="006B13A9">
      <w:pPr>
        <w:pStyle w:val="BodyText"/>
        <w:ind w:firstLine="720"/>
        <w:jc w:val="both"/>
        <w:rPr>
          <w:rFonts w:cs="Arial"/>
          <w:i/>
          <w:vanish/>
          <w:color w:val="0000FF"/>
          <w:sz w:val="20"/>
        </w:rPr>
      </w:pPr>
      <w:r w:rsidRPr="002D7F08">
        <w:rPr>
          <w:rFonts w:cs="Arial"/>
          <w:i/>
          <w:vanish/>
          <w:color w:val="0000FF"/>
          <w:sz w:val="20"/>
        </w:rPr>
        <w:t>Describir la solucion en capas y descomponener cada capa en componentes mostrando la interacción entre estos.</w:t>
      </w:r>
    </w:p>
    <w:p w14:paraId="35DB5D92" w14:textId="77777777" w:rsidR="003D1CCE" w:rsidRPr="002D7F08" w:rsidRDefault="003D1CCE" w:rsidP="006B13A9">
      <w:pPr>
        <w:pStyle w:val="BodyText"/>
        <w:ind w:firstLine="720"/>
        <w:jc w:val="both"/>
        <w:rPr>
          <w:rFonts w:cs="Arial"/>
          <w:i/>
          <w:vanish/>
          <w:color w:val="0000FF"/>
          <w:sz w:val="20"/>
        </w:rPr>
      </w:pPr>
      <w:r w:rsidRPr="002D7F08">
        <w:rPr>
          <w:rFonts w:cs="Arial"/>
          <w:i/>
          <w:vanish/>
          <w:color w:val="0000FF"/>
          <w:sz w:val="20"/>
        </w:rPr>
        <w:t>Capa de Presentación</w:t>
      </w:r>
    </w:p>
    <w:p w14:paraId="3BA1871A" w14:textId="77777777" w:rsidR="003D1CCE" w:rsidRPr="002D7F08" w:rsidRDefault="003D1CCE" w:rsidP="006B13A9">
      <w:pPr>
        <w:pStyle w:val="BodyText"/>
        <w:ind w:firstLine="720"/>
        <w:jc w:val="both"/>
        <w:rPr>
          <w:rFonts w:cs="Arial"/>
          <w:i/>
          <w:vanish/>
          <w:color w:val="0000FF"/>
          <w:sz w:val="20"/>
        </w:rPr>
      </w:pPr>
      <w:r w:rsidRPr="002D7F08">
        <w:rPr>
          <w:rFonts w:cs="Arial"/>
          <w:i/>
          <w:vanish/>
          <w:color w:val="0000FF"/>
          <w:sz w:val="20"/>
        </w:rPr>
        <w:t>Capa de Servicios</w:t>
      </w:r>
    </w:p>
    <w:p w14:paraId="3EC8BAD9" w14:textId="77777777" w:rsidR="003D1CCE" w:rsidRPr="002D7F08" w:rsidRDefault="003D1CCE" w:rsidP="006B13A9">
      <w:pPr>
        <w:pStyle w:val="BodyText"/>
        <w:ind w:firstLine="720"/>
        <w:jc w:val="both"/>
        <w:rPr>
          <w:rFonts w:cs="Arial"/>
          <w:i/>
          <w:vanish/>
          <w:color w:val="0000FF"/>
          <w:sz w:val="20"/>
        </w:rPr>
      </w:pPr>
      <w:r w:rsidRPr="002D7F08">
        <w:rPr>
          <w:rFonts w:cs="Arial"/>
          <w:i/>
          <w:vanish/>
          <w:color w:val="0000FF"/>
          <w:sz w:val="20"/>
        </w:rPr>
        <w:t>Capa de Negocio</w:t>
      </w:r>
    </w:p>
    <w:p w14:paraId="35B4FED5" w14:textId="77777777" w:rsidR="003D1CCE" w:rsidRPr="002D7F08" w:rsidRDefault="003D1CCE" w:rsidP="006B13A9">
      <w:pPr>
        <w:pStyle w:val="BodyText"/>
        <w:ind w:firstLine="720"/>
        <w:jc w:val="both"/>
        <w:rPr>
          <w:rFonts w:cs="Arial"/>
          <w:vanish/>
          <w:sz w:val="20"/>
        </w:rPr>
      </w:pPr>
      <w:r w:rsidRPr="002D7F08">
        <w:rPr>
          <w:rFonts w:cs="Arial"/>
          <w:i/>
          <w:vanish/>
          <w:color w:val="0000FF"/>
          <w:sz w:val="20"/>
        </w:rPr>
        <w:t xml:space="preserve">Capa de Datos </w:t>
      </w:r>
    </w:p>
    <w:p w14:paraId="7BA10FB6" w14:textId="100B8FCD" w:rsidR="00904454" w:rsidRDefault="00904454" w:rsidP="00670AD4">
      <w:pPr>
        <w:pStyle w:val="Ttulo3"/>
        <w:rPr>
          <w:b/>
          <w:bCs/>
        </w:rPr>
      </w:pPr>
      <w:bookmarkStart w:id="510" w:name="_Toc50313870"/>
      <w:r w:rsidRPr="002D7F08">
        <w:rPr>
          <w:b/>
          <w:bCs/>
        </w:rPr>
        <w:t>Vista de</w:t>
      </w:r>
      <w:r w:rsidR="00FF7C52" w:rsidRPr="002D7F08">
        <w:rPr>
          <w:b/>
          <w:bCs/>
        </w:rPr>
        <w:t xml:space="preserve"> d</w:t>
      </w:r>
      <w:r w:rsidRPr="002D7F08">
        <w:rPr>
          <w:b/>
          <w:bCs/>
        </w:rPr>
        <w:t>espliegue</w:t>
      </w:r>
      <w:bookmarkEnd w:id="510"/>
    </w:p>
    <w:p w14:paraId="3FCC3DF3" w14:textId="77777777" w:rsidR="00092DF5" w:rsidRPr="00092DF5" w:rsidRDefault="00092DF5" w:rsidP="00092DF5">
      <w:pPr>
        <w:pStyle w:val="Contenido"/>
        <w:spacing w:before="0" w:after="0"/>
        <w:rPr>
          <w:rFonts w:ascii="Montserrat" w:hAnsi="Montserrat" w:cs="Times New Roman"/>
          <w:bCs/>
          <w:sz w:val="20"/>
        </w:rPr>
      </w:pPr>
      <w:r w:rsidRPr="00092DF5">
        <w:rPr>
          <w:rFonts w:ascii="Montserrat" w:hAnsi="Montserrat" w:cs="Times New Roman"/>
          <w:bCs/>
          <w:sz w:val="20"/>
        </w:rPr>
        <w:t>El objetivo de esta vista es la representación lógica de los servidores (representados como nodos en el diagrama) y en los cuales estarán alojados los componentes de implementación e infraestructura que le corresponden a cada servidor, de acuerdo con el planteamiento arquitectónico especificado en el presente documento.</w:t>
      </w:r>
    </w:p>
    <w:p w14:paraId="19715F08" w14:textId="77777777" w:rsidR="00092DF5" w:rsidRPr="00092DF5" w:rsidRDefault="00092DF5" w:rsidP="00092DF5">
      <w:pPr>
        <w:pStyle w:val="BodyText"/>
        <w:jc w:val="both"/>
        <w:rPr>
          <w:bCs/>
          <w:sz w:val="20"/>
        </w:rPr>
      </w:pPr>
      <w:r w:rsidRPr="00092DF5">
        <w:rPr>
          <w:bCs/>
          <w:sz w:val="20"/>
        </w:rPr>
        <w:t xml:space="preserve">Se visualizará la distribución de todos los componentes lógicos que conforman la vista de implementación, dentro de los diferentes nodos, así como la ubicación de estos, para saber dónde se van a estar ejecutándose estos componentes lógicos.  </w:t>
      </w:r>
    </w:p>
    <w:p w14:paraId="26986EFC" w14:textId="73A8955D" w:rsidR="00092DF5" w:rsidRDefault="005172A6" w:rsidP="00092DF5">
      <w:pPr>
        <w:pStyle w:val="BodyText"/>
      </w:pPr>
      <w:r>
        <w:object w:dxaOrig="10215" w:dyaOrig="10965" w14:anchorId="3D5AB1C7">
          <v:shape id="_x0000_i1031" type="#_x0000_t75" style="width:468pt;height:501.75pt" o:ole="">
            <v:imagedata r:id="rId33" o:title=""/>
          </v:shape>
          <o:OLEObject Type="Embed" ProgID="Visio.Drawing.15" ShapeID="_x0000_i1031" DrawAspect="Content" ObjectID="_1669552236" r:id="rId34"/>
        </w:object>
      </w:r>
    </w:p>
    <w:p w14:paraId="5CF98A66" w14:textId="77777777" w:rsidR="00092DF5" w:rsidRPr="00092DF5" w:rsidRDefault="00092DF5" w:rsidP="00092DF5">
      <w:pPr>
        <w:pStyle w:val="BodyText"/>
      </w:pPr>
    </w:p>
    <w:p w14:paraId="6CE4AD41" w14:textId="77777777" w:rsidR="007F6D4E" w:rsidRPr="002D7F08" w:rsidRDefault="007F6D4E" w:rsidP="006B13A9">
      <w:pPr>
        <w:pStyle w:val="BodyText"/>
        <w:ind w:left="709" w:firstLine="11"/>
        <w:jc w:val="both"/>
        <w:rPr>
          <w:rFonts w:cs="Arial"/>
          <w:i/>
          <w:vanish/>
          <w:color w:val="0000FF"/>
          <w:sz w:val="20"/>
        </w:rPr>
      </w:pPr>
      <w:r w:rsidRPr="002D7F08">
        <w:rPr>
          <w:rFonts w:cs="Arial"/>
          <w:i/>
          <w:vanish/>
          <w:color w:val="0000FF"/>
          <w:sz w:val="20"/>
        </w:rPr>
        <w:t>Especificar la vista de desliegue del sistema, incluyendo los nodos que forman la topología del hardware sobre la que se ejecuta el sistema. Emplear los diagramas de despliegue para modelar los aspectos estáticos, y los diagramas de interacción, los diagramas de estados y los diagramas de actividades para modelar los aspectos dinámicos.</w:t>
      </w:r>
    </w:p>
    <w:p w14:paraId="1BD7856F" w14:textId="77777777" w:rsidR="00D826B6" w:rsidRPr="002D7F08" w:rsidRDefault="00D826B6" w:rsidP="006B13A9">
      <w:pPr>
        <w:pStyle w:val="BodyText"/>
        <w:ind w:left="709" w:firstLine="11"/>
        <w:jc w:val="both"/>
        <w:rPr>
          <w:rFonts w:cs="Arial"/>
          <w:i/>
          <w:vanish/>
          <w:color w:val="0000FF"/>
          <w:sz w:val="20"/>
        </w:rPr>
      </w:pPr>
      <w:r w:rsidRPr="002D7F08">
        <w:rPr>
          <w:rFonts w:cs="Arial"/>
          <w:i/>
          <w:vanish/>
          <w:color w:val="0000FF"/>
          <w:sz w:val="20"/>
        </w:rPr>
        <w:t>Esta vista se preocupa principalmente de la distribución, entrega e instalación de las partes que constituyen el sistema físico.</w:t>
      </w:r>
    </w:p>
    <w:p w14:paraId="3626BFAD" w14:textId="77777777" w:rsidR="007F6D4E" w:rsidRPr="002D7F08" w:rsidRDefault="007F6D4E" w:rsidP="006B13A9">
      <w:pPr>
        <w:pStyle w:val="BodyText"/>
        <w:ind w:left="709" w:firstLine="11"/>
        <w:jc w:val="both"/>
        <w:rPr>
          <w:rFonts w:cs="Arial"/>
          <w:i/>
          <w:vanish/>
          <w:color w:val="0000FF"/>
          <w:sz w:val="20"/>
        </w:rPr>
      </w:pPr>
      <w:r w:rsidRPr="002D7F08">
        <w:rPr>
          <w:rFonts w:cs="Arial"/>
          <w:i/>
          <w:vanish/>
          <w:color w:val="0000FF"/>
          <w:sz w:val="20"/>
        </w:rPr>
        <w:t>Modelar los patrones arquitectónicos y los patrones de diseño que configuran cada uno de estos modelos mediante colaboraciones.</w:t>
      </w:r>
    </w:p>
    <w:p w14:paraId="07942D36" w14:textId="77777777" w:rsidR="008C742C" w:rsidRPr="002D7F08" w:rsidRDefault="00904454" w:rsidP="00E36945">
      <w:pPr>
        <w:pStyle w:val="BodyText"/>
        <w:ind w:firstLine="720"/>
        <w:jc w:val="both"/>
        <w:rPr>
          <w:rFonts w:cs="Arial"/>
          <w:i/>
          <w:vanish/>
          <w:color w:val="0000FF"/>
          <w:sz w:val="20"/>
        </w:rPr>
      </w:pPr>
      <w:r w:rsidRPr="002D7F08">
        <w:rPr>
          <w:rFonts w:cs="Arial"/>
          <w:i/>
          <w:vanish/>
          <w:color w:val="0000FF"/>
          <w:sz w:val="20"/>
        </w:rPr>
        <w:t>Describir la configuración redes y hardware en los que se ins</w:t>
      </w:r>
      <w:r w:rsidR="00E36945" w:rsidRPr="002D7F08">
        <w:rPr>
          <w:rFonts w:cs="Arial"/>
          <w:i/>
          <w:vanish/>
          <w:color w:val="0000FF"/>
          <w:sz w:val="20"/>
        </w:rPr>
        <w:t>talará y ejecutará la aplicaci</w:t>
      </w:r>
      <w:r w:rsidR="008C742C" w:rsidRPr="002D7F08">
        <w:rPr>
          <w:rFonts w:cs="Arial"/>
          <w:i/>
          <w:vanish/>
          <w:color w:val="0000FF"/>
          <w:sz w:val="20"/>
        </w:rPr>
        <w:t>.</w:t>
      </w:r>
    </w:p>
    <w:p w14:paraId="5A973088" w14:textId="77777777" w:rsidR="00D662CA" w:rsidRPr="002D7F08" w:rsidRDefault="00D662CA" w:rsidP="00E36945">
      <w:pPr>
        <w:pStyle w:val="BodyText"/>
        <w:ind w:firstLine="720"/>
        <w:jc w:val="both"/>
        <w:rPr>
          <w:rFonts w:cs="Arial"/>
          <w:sz w:val="20"/>
        </w:rPr>
      </w:pPr>
    </w:p>
    <w:p w14:paraId="335D2B68" w14:textId="77777777" w:rsidR="00F27341" w:rsidRDefault="00F27341" w:rsidP="00EE6F5A">
      <w:pPr>
        <w:rPr>
          <w:b/>
          <w:bCs/>
          <w:caps/>
        </w:rPr>
      </w:pPr>
    </w:p>
    <w:p w14:paraId="5E5A411F" w14:textId="77777777" w:rsidR="00F27341" w:rsidRDefault="00F27341" w:rsidP="00EE6F5A">
      <w:pPr>
        <w:rPr>
          <w:b/>
          <w:bCs/>
          <w:caps/>
        </w:rPr>
      </w:pPr>
    </w:p>
    <w:p w14:paraId="433BF3C9" w14:textId="77777777" w:rsidR="00F27341" w:rsidRDefault="00F27341" w:rsidP="00EE6F5A">
      <w:pPr>
        <w:rPr>
          <w:b/>
          <w:bCs/>
          <w:caps/>
        </w:rPr>
      </w:pPr>
    </w:p>
    <w:p w14:paraId="752DA8EB" w14:textId="47813786" w:rsidR="00B83617" w:rsidRDefault="00D662CA" w:rsidP="00EE6F5A">
      <w:pPr>
        <w:rPr>
          <w:b/>
          <w:bCs/>
          <w:caps/>
        </w:rPr>
      </w:pPr>
      <w:r w:rsidRPr="002D7F08">
        <w:rPr>
          <w:b/>
          <w:bCs/>
          <w:caps/>
        </w:rPr>
        <w:t>DIAGRAMA LOGICO DE INFRAESTRUCTUR</w:t>
      </w:r>
      <w:r w:rsidR="00A11DB8" w:rsidRPr="002D7F08">
        <w:rPr>
          <w:b/>
          <w:bCs/>
          <w:caps/>
        </w:rPr>
        <w:t>A</w:t>
      </w:r>
      <w:r w:rsidR="005757C2" w:rsidRPr="002D7F08">
        <w:rPr>
          <w:b/>
          <w:bCs/>
          <w:caps/>
        </w:rPr>
        <w:t xml:space="preserve"> </w:t>
      </w:r>
      <w:r w:rsidRPr="002D7F08">
        <w:rPr>
          <w:rStyle w:val="InfoHiddenChar"/>
          <w:rFonts w:ascii="Montserrat" w:hAnsi="Montserrat"/>
          <w:b/>
          <w:bCs/>
          <w:i w:val="0"/>
          <w:kern w:val="32"/>
          <w:sz w:val="20"/>
          <w:szCs w:val="20"/>
        </w:rPr>
        <w:t>[</w:t>
      </w:r>
      <w:r w:rsidR="00F95735" w:rsidRPr="002D7F08">
        <w:rPr>
          <w:rStyle w:val="InfoHiddenChar"/>
          <w:rFonts w:ascii="Montserrat" w:hAnsi="Montserrat"/>
          <w:b/>
          <w:bCs/>
          <w:i w:val="0"/>
          <w:kern w:val="32"/>
          <w:sz w:val="20"/>
          <w:szCs w:val="20"/>
        </w:rPr>
        <w:t xml:space="preserve">Fase: Diseño] [Etapa: </w:t>
      </w:r>
      <w:r w:rsidR="009808E9" w:rsidRPr="002D7F08">
        <w:rPr>
          <w:rStyle w:val="InfoHiddenChar"/>
          <w:rFonts w:ascii="Montserrat" w:hAnsi="Montserrat"/>
          <w:b/>
          <w:bCs/>
          <w:i w:val="0"/>
          <w:kern w:val="32"/>
          <w:sz w:val="20"/>
          <w:szCs w:val="20"/>
        </w:rPr>
        <w:t xml:space="preserve">Arquitectura </w:t>
      </w:r>
      <w:r w:rsidR="00F95735" w:rsidRPr="002D7F08">
        <w:rPr>
          <w:rStyle w:val="InfoHiddenChar"/>
          <w:rFonts w:ascii="Montserrat" w:hAnsi="Montserrat"/>
          <w:b/>
          <w:bCs/>
          <w:i w:val="0"/>
          <w:kern w:val="32"/>
          <w:sz w:val="20"/>
          <w:szCs w:val="20"/>
        </w:rPr>
        <w:t>Tecnológica]</w:t>
      </w:r>
      <w:r w:rsidR="00113BD7" w:rsidRPr="002D7F08">
        <w:rPr>
          <w:rStyle w:val="InfoHiddenChar"/>
          <w:rFonts w:ascii="Montserrat" w:hAnsi="Montserrat"/>
          <w:b/>
          <w:bCs/>
          <w:i w:val="0"/>
          <w:kern w:val="32"/>
          <w:sz w:val="20"/>
          <w:szCs w:val="20"/>
        </w:rPr>
        <w:t xml:space="preserve"> (</w:t>
      </w:r>
      <w:r w:rsidRPr="002D7F08">
        <w:rPr>
          <w:rStyle w:val="InfoHiddenChar"/>
          <w:rFonts w:ascii="Montserrat" w:hAnsi="Montserrat"/>
          <w:b/>
          <w:bCs/>
          <w:i w:val="0"/>
          <w:kern w:val="32"/>
          <w:sz w:val="20"/>
          <w:szCs w:val="20"/>
        </w:rPr>
        <w:t>ACTT</w:t>
      </w:r>
      <w:r w:rsidR="00113BD7" w:rsidRPr="002D7F08">
        <w:rPr>
          <w:rStyle w:val="InfoHiddenChar"/>
          <w:rFonts w:ascii="Montserrat" w:hAnsi="Montserrat"/>
          <w:b/>
          <w:bCs/>
          <w:i w:val="0"/>
          <w:kern w:val="32"/>
          <w:sz w:val="20"/>
          <w:szCs w:val="20"/>
        </w:rPr>
        <w:t>)</w:t>
      </w:r>
    </w:p>
    <w:p w14:paraId="1FBFC697" w14:textId="1B324CE6" w:rsidR="00092DF5" w:rsidRDefault="00092DF5" w:rsidP="00EE6F5A">
      <w:pPr>
        <w:rPr>
          <w:b/>
          <w:bCs/>
          <w:caps/>
        </w:rPr>
      </w:pPr>
    </w:p>
    <w:commentRangeStart w:id="511"/>
    <w:commentRangeStart w:id="512"/>
    <w:p w14:paraId="73BCD650" w14:textId="3F70C77D" w:rsidR="00092DF5" w:rsidRDefault="00F27341" w:rsidP="00EE6F5A">
      <w:pPr>
        <w:rPr>
          <w:ins w:id="513" w:author="Sat Sye8" w:date="2020-10-23T17:31:00Z"/>
        </w:rPr>
      </w:pPr>
      <w:del w:id="514" w:author="Sat Sye8" w:date="2020-10-23T17:31:00Z">
        <w:r w:rsidDel="00132B36">
          <w:object w:dxaOrig="29595" w:dyaOrig="18481" w14:anchorId="5A0DBAB4">
            <v:shape id="_x0000_i1032" type="#_x0000_t75" style="width:509.25pt;height:312pt" o:ole="">
              <v:imagedata r:id="rId35" o:title=""/>
            </v:shape>
            <o:OLEObject Type="Embed" ProgID="Visio.Drawing.15" ShapeID="_x0000_i1032" DrawAspect="Content" ObjectID="_1669552237" r:id="rId36"/>
          </w:object>
        </w:r>
      </w:del>
      <w:commentRangeEnd w:id="511"/>
      <w:commentRangeEnd w:id="512"/>
      <w:r w:rsidR="008470F5">
        <w:rPr>
          <w:rStyle w:val="Refdecomentario"/>
        </w:rPr>
        <w:commentReference w:id="511"/>
      </w:r>
      <w:r w:rsidR="00B01E18">
        <w:rPr>
          <w:rStyle w:val="Refdecomentario"/>
        </w:rPr>
        <w:commentReference w:id="512"/>
      </w:r>
    </w:p>
    <w:p w14:paraId="64A1E677" w14:textId="32135E30" w:rsidR="00132B36" w:rsidRDefault="00132B36" w:rsidP="00EE6F5A">
      <w:pPr>
        <w:rPr>
          <w:ins w:id="515" w:author="Sat Sye8" w:date="2020-10-23T17:31:00Z"/>
        </w:rPr>
      </w:pPr>
    </w:p>
    <w:p w14:paraId="2C11340D" w14:textId="3CE157EA" w:rsidR="00132B36" w:rsidRPr="002D7F08" w:rsidRDefault="005172A6" w:rsidP="00EE6F5A">
      <w:pPr>
        <w:rPr>
          <w:b/>
          <w:bCs/>
          <w:kern w:val="32"/>
        </w:rPr>
      </w:pPr>
      <w:ins w:id="516" w:author="Sat Sye8" w:date="2020-10-23T17:32:00Z">
        <w:r>
          <w:object w:dxaOrig="16560" w:dyaOrig="11595" w14:anchorId="53550B55">
            <v:shape id="_x0000_i1033" type="#_x0000_t75" style="width:503.25pt;height:398.25pt" o:ole="">
              <v:imagedata r:id="rId37" o:title="" cropright="7562f"/>
            </v:shape>
            <o:OLEObject Type="Embed" ProgID="Visio.Drawing.15" ShapeID="_x0000_i1033" DrawAspect="Content" ObjectID="_1669552238" r:id="rId38"/>
          </w:object>
        </w:r>
      </w:ins>
    </w:p>
    <w:p w14:paraId="73B64591" w14:textId="77777777" w:rsidR="00C50F2A" w:rsidRPr="002D7F08" w:rsidRDefault="00C50F2A" w:rsidP="00113BD7">
      <w:pPr>
        <w:pStyle w:val="BodyText"/>
        <w:jc w:val="both"/>
        <w:rPr>
          <w:rFonts w:cs="Arial"/>
          <w:i/>
          <w:vanish/>
          <w:color w:val="0000FF"/>
          <w:sz w:val="20"/>
        </w:rPr>
      </w:pPr>
      <w:r w:rsidRPr="002D7F08">
        <w:rPr>
          <w:rFonts w:cs="Arial"/>
          <w:i/>
          <w:vanish/>
          <w:color w:val="0000FF"/>
          <w:sz w:val="20"/>
        </w:rPr>
        <w:t>Reponsable de Validación ACTT- Arquitectura Física de Procesamiento, Almacenamiento y Centro de Datos</w:t>
      </w:r>
    </w:p>
    <w:p w14:paraId="3297B1CE" w14:textId="77777777" w:rsidR="0033190C" w:rsidRPr="002D7F08" w:rsidRDefault="0033190C" w:rsidP="00113BD7">
      <w:pPr>
        <w:autoSpaceDE w:val="0"/>
        <w:autoSpaceDN w:val="0"/>
        <w:adjustRightInd w:val="0"/>
        <w:spacing w:after="200" w:line="276" w:lineRule="auto"/>
        <w:jc w:val="both"/>
        <w:rPr>
          <w:rFonts w:cs="Arial"/>
          <w:i/>
          <w:vanish/>
          <w:color w:val="0000FF"/>
        </w:rPr>
      </w:pPr>
      <w:r w:rsidRPr="002D7F08">
        <w:rPr>
          <w:rFonts w:cs="Arial"/>
          <w:i/>
          <w:vanish/>
          <w:color w:val="0000FF"/>
        </w:rPr>
        <w:t>Esta vista representa los distintos componentes tecnológicos que conforman la solución y las interacciones entre ellos, indicando su distribución en capas y las versiones de los productos de software involucrado, para contar con una base de infraestructura y software que permitan apoyar la implementación de la solución.</w:t>
      </w:r>
    </w:p>
    <w:p w14:paraId="008CF57F" w14:textId="77777777" w:rsidR="0033190C" w:rsidRPr="002D7F08" w:rsidRDefault="0033190C" w:rsidP="00113BD7">
      <w:pPr>
        <w:autoSpaceDE w:val="0"/>
        <w:autoSpaceDN w:val="0"/>
        <w:adjustRightInd w:val="0"/>
        <w:spacing w:after="200" w:line="276" w:lineRule="auto"/>
        <w:jc w:val="both"/>
        <w:rPr>
          <w:rFonts w:cs="Arial"/>
          <w:i/>
          <w:vanish/>
          <w:color w:val="0000FF"/>
        </w:rPr>
      </w:pPr>
      <w:r w:rsidRPr="002D7F08">
        <w:rPr>
          <w:rFonts w:cs="Arial"/>
          <w:i/>
          <w:vanish/>
          <w:color w:val="0000FF"/>
        </w:rPr>
        <w:t>Su propósito es obtener la tipificación y la especificación técnica para la generación de un ambiente no productivo, con el correspondiente sembrado de equipos de un nuevo desarrollo.</w:t>
      </w:r>
    </w:p>
    <w:p w14:paraId="3AB2AB74" w14:textId="77777777" w:rsidR="0033190C" w:rsidRPr="002D7F08" w:rsidRDefault="0033190C" w:rsidP="00113BD7">
      <w:pPr>
        <w:autoSpaceDE w:val="0"/>
        <w:autoSpaceDN w:val="0"/>
        <w:adjustRightInd w:val="0"/>
        <w:spacing w:after="200" w:line="276" w:lineRule="auto"/>
        <w:jc w:val="both"/>
        <w:rPr>
          <w:rFonts w:cs="Arial"/>
          <w:b/>
          <w:i/>
          <w:vanish/>
          <w:color w:val="0000FF"/>
        </w:rPr>
      </w:pPr>
      <w:r w:rsidRPr="002D7F08">
        <w:rPr>
          <w:rFonts w:cs="Arial"/>
          <w:b/>
          <w:i/>
          <w:vanish/>
          <w:color w:val="0000FF"/>
        </w:rPr>
        <w:t>Instrucciones de uso:</w:t>
      </w:r>
    </w:p>
    <w:p w14:paraId="73686252" w14:textId="77777777" w:rsidR="0033190C" w:rsidRPr="002D7F08" w:rsidRDefault="0033190C" w:rsidP="00113BD7">
      <w:pPr>
        <w:autoSpaceDE w:val="0"/>
        <w:autoSpaceDN w:val="0"/>
        <w:adjustRightInd w:val="0"/>
        <w:spacing w:after="200" w:line="276" w:lineRule="auto"/>
        <w:jc w:val="both"/>
        <w:rPr>
          <w:rFonts w:cs="Arial"/>
          <w:i/>
          <w:vanish/>
          <w:color w:val="0000FF"/>
        </w:rPr>
      </w:pPr>
      <w:r w:rsidRPr="002D7F08">
        <w:rPr>
          <w:rFonts w:cs="Arial"/>
          <w:i/>
          <w:vanish/>
          <w:color w:val="0000FF"/>
        </w:rPr>
        <w:t xml:space="preserve">1. Una vez que se </w:t>
      </w:r>
      <w:r w:rsidR="00632E19" w:rsidRPr="002D7F08">
        <w:rPr>
          <w:rFonts w:cs="Arial"/>
          <w:i/>
          <w:vanish/>
          <w:color w:val="0000FF"/>
        </w:rPr>
        <w:t>han definido las vistas anteriores para</w:t>
      </w:r>
      <w:r w:rsidRPr="002D7F08">
        <w:rPr>
          <w:rFonts w:cs="Arial"/>
          <w:i/>
          <w:vanish/>
          <w:color w:val="0000FF"/>
        </w:rPr>
        <w:t xml:space="preserve"> un nuevo desarrollo</w:t>
      </w:r>
      <w:r w:rsidR="00632E19" w:rsidRPr="002D7F08">
        <w:rPr>
          <w:rFonts w:cs="Arial"/>
          <w:i/>
          <w:vanish/>
          <w:color w:val="0000FF"/>
        </w:rPr>
        <w:t xml:space="preserve"> o mantenimiento mayor</w:t>
      </w:r>
      <w:r w:rsidRPr="002D7F08">
        <w:rPr>
          <w:rFonts w:cs="Arial"/>
          <w:i/>
          <w:vanish/>
          <w:color w:val="0000FF"/>
        </w:rPr>
        <w:t xml:space="preserve"> se deberá realizar un vaciado de la</w:t>
      </w:r>
      <w:r w:rsidR="00632E19" w:rsidRPr="002D7F08">
        <w:rPr>
          <w:rFonts w:cs="Arial"/>
          <w:i/>
          <w:vanish/>
          <w:color w:val="0000FF"/>
        </w:rPr>
        <w:t xml:space="preserve">    información en los diagramas </w:t>
      </w:r>
      <w:r w:rsidRPr="002D7F08">
        <w:rPr>
          <w:rFonts w:cs="Arial"/>
          <w:i/>
          <w:vanish/>
          <w:color w:val="0000FF"/>
        </w:rPr>
        <w:t>de Infraestructura teniendo cuidado de respetar el modelo</w:t>
      </w:r>
      <w:r w:rsidR="00DA3CFE" w:rsidRPr="002D7F08">
        <w:rPr>
          <w:rFonts w:cs="Arial"/>
          <w:i/>
          <w:vanish/>
          <w:color w:val="0000FF"/>
        </w:rPr>
        <w:t xml:space="preserve"> de tres capas manejado por el S</w:t>
      </w:r>
      <w:r w:rsidRPr="002D7F08">
        <w:rPr>
          <w:rFonts w:cs="Arial"/>
          <w:i/>
          <w:vanish/>
          <w:color w:val="0000FF"/>
        </w:rPr>
        <w:t>AT.</w:t>
      </w:r>
    </w:p>
    <w:p w14:paraId="0690DFA6" w14:textId="77777777" w:rsidR="0033190C" w:rsidRPr="002D7F08" w:rsidRDefault="0033190C" w:rsidP="0033190C">
      <w:pPr>
        <w:autoSpaceDE w:val="0"/>
        <w:autoSpaceDN w:val="0"/>
        <w:adjustRightInd w:val="0"/>
        <w:spacing w:after="200" w:line="276" w:lineRule="auto"/>
        <w:rPr>
          <w:rFonts w:cs="Arial"/>
          <w:i/>
          <w:vanish/>
          <w:color w:val="0000FF"/>
        </w:rPr>
      </w:pPr>
      <w:r w:rsidRPr="002D7F08">
        <w:rPr>
          <w:rFonts w:cs="Arial"/>
          <w:i/>
          <w:vanish/>
          <w:color w:val="0000FF"/>
        </w:rPr>
        <w:t>2. Se sugiere utilizar la siguiente paleta de colores para modelar la tipificación:</w:t>
      </w:r>
    </w:p>
    <w:p w14:paraId="7EE0A085" w14:textId="77777777" w:rsidR="00632E19" w:rsidRPr="002D7F08" w:rsidRDefault="00632E19" w:rsidP="0033190C">
      <w:pPr>
        <w:autoSpaceDE w:val="0"/>
        <w:autoSpaceDN w:val="0"/>
        <w:adjustRightInd w:val="0"/>
        <w:spacing w:after="200" w:line="276" w:lineRule="auto"/>
        <w:rPr>
          <w:rFonts w:cs="Arial"/>
          <w:i/>
          <w:vanish/>
          <w:color w:val="0000FF"/>
        </w:rPr>
      </w:pPr>
    </w:p>
    <w:p w14:paraId="0A7AF785" w14:textId="77777777" w:rsidR="00632E19" w:rsidRPr="002D7F08" w:rsidRDefault="00237561" w:rsidP="0033190C">
      <w:pPr>
        <w:autoSpaceDE w:val="0"/>
        <w:autoSpaceDN w:val="0"/>
        <w:adjustRightInd w:val="0"/>
        <w:spacing w:after="200" w:line="276" w:lineRule="auto"/>
        <w:rPr>
          <w:rFonts w:cs="Arial"/>
          <w:i/>
          <w:vanish/>
          <w:color w:val="0000FF"/>
        </w:rPr>
      </w:pPr>
      <w:r w:rsidRPr="002D7F08">
        <w:rPr>
          <w:rFonts w:cs="Arial"/>
          <w:i/>
          <w:noProof/>
          <w:vanish/>
          <w:color w:val="0000FF"/>
          <w:lang w:val="en-US"/>
        </w:rPr>
        <w:drawing>
          <wp:inline distT="0" distB="0" distL="0" distR="0" wp14:anchorId="3B39BB88" wp14:editId="30DC144B">
            <wp:extent cx="5903595" cy="134048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03595" cy="1340485"/>
                    </a:xfrm>
                    <a:prstGeom prst="rect">
                      <a:avLst/>
                    </a:prstGeom>
                    <a:noFill/>
                    <a:ln w="9525">
                      <a:noFill/>
                      <a:miter lim="800000"/>
                      <a:headEnd/>
                      <a:tailEnd/>
                    </a:ln>
                  </pic:spPr>
                </pic:pic>
              </a:graphicData>
            </a:graphic>
          </wp:inline>
        </w:drawing>
      </w:r>
    </w:p>
    <w:p w14:paraId="2A765DB1" w14:textId="77777777" w:rsidR="00F73FA6" w:rsidRPr="002D7F08" w:rsidRDefault="00F73FA6" w:rsidP="00113BD7">
      <w:pPr>
        <w:autoSpaceDE w:val="0"/>
        <w:autoSpaceDN w:val="0"/>
        <w:adjustRightInd w:val="0"/>
        <w:spacing w:after="200" w:line="276" w:lineRule="auto"/>
        <w:jc w:val="both"/>
        <w:rPr>
          <w:rFonts w:cs="Arial"/>
          <w:i/>
          <w:vanish/>
          <w:color w:val="0000FF"/>
        </w:rPr>
      </w:pPr>
      <w:r w:rsidRPr="002D7F08">
        <w:rPr>
          <w:rFonts w:cs="Arial"/>
          <w:i/>
          <w:vanish/>
          <w:color w:val="0000FF"/>
        </w:rPr>
        <w:t xml:space="preserve">3. Se deberá definir </w:t>
      </w:r>
      <w:r w:rsidR="0068482F" w:rsidRPr="002D7F08">
        <w:rPr>
          <w:rFonts w:cs="Arial"/>
          <w:i/>
          <w:vanish/>
          <w:color w:val="0000FF"/>
        </w:rPr>
        <w:t>la especificación técnica en el diagrama de</w:t>
      </w:r>
      <w:r w:rsidR="00113BD7" w:rsidRPr="002D7F08">
        <w:rPr>
          <w:rFonts w:cs="Arial"/>
          <w:i/>
          <w:vanish/>
          <w:color w:val="0000FF"/>
        </w:rPr>
        <w:t xml:space="preserve"> </w:t>
      </w:r>
      <w:r w:rsidRPr="002D7F08">
        <w:rPr>
          <w:rFonts w:cs="Arial"/>
          <w:i/>
          <w:vanish/>
          <w:color w:val="0000FF"/>
        </w:rPr>
        <w:t>Especificación, por componente, debiendo colocar si el equipo será Virtualizable, Balanceable y numero máximo de nodos balanceados, asi como otros métodos de Alta disponibilidad (como clúster Aplicativo, Grid, etc.), Si el componente permite crecer verticalmente, así como las unidades que se medirán para dimensionar el componente.</w:t>
      </w:r>
    </w:p>
    <w:p w14:paraId="19F527DE" w14:textId="77777777" w:rsidR="0033190C" w:rsidRPr="002D7F08" w:rsidRDefault="00F73FA6" w:rsidP="00113BD7">
      <w:pPr>
        <w:autoSpaceDE w:val="0"/>
        <w:autoSpaceDN w:val="0"/>
        <w:adjustRightInd w:val="0"/>
        <w:spacing w:after="200" w:line="276" w:lineRule="auto"/>
        <w:jc w:val="both"/>
        <w:rPr>
          <w:rFonts w:cs="Arial"/>
          <w:i/>
          <w:vanish/>
          <w:color w:val="0000FF"/>
        </w:rPr>
      </w:pPr>
      <w:r w:rsidRPr="002D7F08">
        <w:rPr>
          <w:rFonts w:cs="Arial"/>
          <w:i/>
          <w:vanish/>
          <w:color w:val="0000FF"/>
        </w:rPr>
        <w:t>4. Se deberán enumerar los equipos para tener la referencia al documento de Flujo</w:t>
      </w:r>
      <w:r w:rsidR="00113BD7" w:rsidRPr="002D7F08">
        <w:rPr>
          <w:rFonts w:cs="Arial"/>
          <w:i/>
          <w:vanish/>
          <w:color w:val="0000FF"/>
        </w:rPr>
        <w:t>s</w:t>
      </w:r>
      <w:r w:rsidRPr="002D7F08">
        <w:rPr>
          <w:rFonts w:cs="Arial"/>
          <w:i/>
          <w:vanish/>
          <w:color w:val="0000FF"/>
        </w:rPr>
        <w:t xml:space="preserve"> de Comunicación Unifilares.</w:t>
      </w:r>
    </w:p>
    <w:p w14:paraId="6D073DF2" w14:textId="77777777" w:rsidR="00113BD7" w:rsidRPr="002D7F08" w:rsidRDefault="00113BD7" w:rsidP="00632E19">
      <w:pPr>
        <w:autoSpaceDE w:val="0"/>
        <w:autoSpaceDN w:val="0"/>
        <w:adjustRightInd w:val="0"/>
        <w:spacing w:after="200" w:line="276" w:lineRule="auto"/>
        <w:rPr>
          <w:rFonts w:cs="Arial"/>
          <w:i/>
          <w:vanish/>
          <w:color w:val="0000FF"/>
        </w:rPr>
      </w:pPr>
    </w:p>
    <w:p w14:paraId="49E065FF" w14:textId="77777777" w:rsidR="00632E19" w:rsidRPr="002D7F08" w:rsidRDefault="00632E19" w:rsidP="00113BD7">
      <w:pPr>
        <w:autoSpaceDE w:val="0"/>
        <w:autoSpaceDN w:val="0"/>
        <w:adjustRightInd w:val="0"/>
        <w:spacing w:after="200" w:line="276" w:lineRule="auto"/>
        <w:jc w:val="both"/>
        <w:rPr>
          <w:rFonts w:cs="Arial"/>
          <w:i/>
          <w:vanish/>
          <w:color w:val="0000FF"/>
        </w:rPr>
      </w:pPr>
      <w:r w:rsidRPr="002D7F08">
        <w:rPr>
          <w:rFonts w:cs="Arial"/>
          <w:i/>
          <w:vanish/>
          <w:color w:val="0000FF"/>
        </w:rPr>
        <w:t>La vista se compone de tres tipos de diagramas y una tabla con lista de cada uno de los componentes de la solución.</w:t>
      </w:r>
    </w:p>
    <w:p w14:paraId="40B5D5DB" w14:textId="77777777" w:rsidR="0033190C" w:rsidRPr="002D7F08" w:rsidRDefault="0033190C" w:rsidP="0033190C">
      <w:pPr>
        <w:autoSpaceDE w:val="0"/>
        <w:autoSpaceDN w:val="0"/>
        <w:adjustRightInd w:val="0"/>
        <w:spacing w:after="200" w:line="276" w:lineRule="auto"/>
        <w:rPr>
          <w:rFonts w:cs="Arial"/>
          <w:b/>
          <w:i/>
          <w:vanish/>
          <w:color w:val="0000FF"/>
        </w:rPr>
      </w:pPr>
      <w:r w:rsidRPr="002D7F08">
        <w:rPr>
          <w:rFonts w:cs="Arial"/>
          <w:b/>
          <w:i/>
          <w:vanish/>
          <w:color w:val="0000FF"/>
        </w:rPr>
        <w:t>Diagrama de Infraestructura:</w:t>
      </w:r>
    </w:p>
    <w:p w14:paraId="1ADA13D1" w14:textId="77777777" w:rsidR="00B62B98" w:rsidRPr="002D7F08" w:rsidRDefault="00B62B98" w:rsidP="00113BD7">
      <w:pPr>
        <w:autoSpaceDE w:val="0"/>
        <w:autoSpaceDN w:val="0"/>
        <w:adjustRightInd w:val="0"/>
        <w:spacing w:after="200" w:line="276" w:lineRule="auto"/>
        <w:jc w:val="both"/>
        <w:rPr>
          <w:rFonts w:cs="Arial"/>
          <w:i/>
          <w:vanish/>
          <w:color w:val="0000FF"/>
        </w:rPr>
      </w:pPr>
      <w:r w:rsidRPr="002D7F08">
        <w:rPr>
          <w:rFonts w:cs="Arial"/>
          <w:i/>
          <w:vanish/>
          <w:color w:val="0000FF"/>
        </w:rPr>
        <w:t>Representar en este diagrama los componentes lógicos de la solución, así como sus interacciones. Cada flujo representado debe contar con el protocolo de comunicación que estará usando. Es necesario asignar IDs para a cada uno de los componentes para su correcta identificación.</w:t>
      </w:r>
    </w:p>
    <w:p w14:paraId="3B3709ED" w14:textId="77777777" w:rsidR="00B62B98" w:rsidRPr="002D7F08" w:rsidRDefault="00B62B98" w:rsidP="00113BD7">
      <w:pPr>
        <w:autoSpaceDE w:val="0"/>
        <w:autoSpaceDN w:val="0"/>
        <w:adjustRightInd w:val="0"/>
        <w:spacing w:after="200" w:line="276" w:lineRule="auto"/>
        <w:jc w:val="both"/>
        <w:rPr>
          <w:rFonts w:cs="Arial"/>
          <w:i/>
          <w:vanish/>
          <w:color w:val="0000FF"/>
        </w:rPr>
      </w:pPr>
      <w:r w:rsidRPr="002D7F08">
        <w:rPr>
          <w:rFonts w:cs="Arial"/>
          <w:i/>
          <w:vanish/>
          <w:color w:val="0000FF"/>
        </w:rPr>
        <w:t>Se deberán representar las interfaces externas, asi como el protocolo que estarán empleando.</w:t>
      </w:r>
    </w:p>
    <w:p w14:paraId="49848A23" w14:textId="77777777" w:rsidR="00B62B98" w:rsidRPr="002D7F08" w:rsidRDefault="00B62B98" w:rsidP="0033190C">
      <w:pPr>
        <w:autoSpaceDE w:val="0"/>
        <w:autoSpaceDN w:val="0"/>
        <w:adjustRightInd w:val="0"/>
        <w:spacing w:after="200" w:line="276" w:lineRule="auto"/>
        <w:rPr>
          <w:rFonts w:cs="Arial"/>
          <w:b/>
          <w:i/>
          <w:vanish/>
          <w:color w:val="0000FF"/>
        </w:rPr>
      </w:pPr>
    </w:p>
    <w:p w14:paraId="7CB42DAA" w14:textId="77777777" w:rsidR="00B62B98" w:rsidRPr="002D7F08" w:rsidRDefault="00B62B98" w:rsidP="0033190C">
      <w:pPr>
        <w:autoSpaceDE w:val="0"/>
        <w:autoSpaceDN w:val="0"/>
        <w:adjustRightInd w:val="0"/>
        <w:spacing w:after="200" w:line="276" w:lineRule="auto"/>
        <w:rPr>
          <w:rFonts w:cs="Arial"/>
          <w:b/>
          <w:i/>
          <w:vanish/>
          <w:color w:val="0000FF"/>
        </w:rPr>
      </w:pPr>
    </w:p>
    <w:p w14:paraId="2748C181" w14:textId="77777777" w:rsidR="0033190C" w:rsidRPr="002D7F08" w:rsidRDefault="00B62B98" w:rsidP="0033190C">
      <w:pPr>
        <w:autoSpaceDE w:val="0"/>
        <w:autoSpaceDN w:val="0"/>
        <w:adjustRightInd w:val="0"/>
        <w:spacing w:after="200" w:line="276" w:lineRule="auto"/>
        <w:rPr>
          <w:rFonts w:cs="Arial"/>
          <w:i/>
          <w:vanish/>
          <w:color w:val="0000FF"/>
        </w:rPr>
      </w:pPr>
      <w:r w:rsidRPr="002D7F08">
        <w:rPr>
          <w:rFonts w:cs="Arial"/>
          <w:b/>
          <w:i/>
          <w:vanish/>
          <w:color w:val="FF0000"/>
        </w:rPr>
        <w:object w:dxaOrig="24241" w:dyaOrig="13752" w14:anchorId="06036175">
          <v:shape id="_x0000_i1034" type="#_x0000_t75" style="width:468pt;height:265.5pt" o:ole="">
            <v:imagedata r:id="rId40" o:title=""/>
          </v:shape>
          <o:OLEObject Type="Embed" ProgID="Visio.Drawing.11" ShapeID="_x0000_i1034" DrawAspect="Content" ObjectID="_1669552239" r:id="rId41"/>
        </w:object>
      </w:r>
    </w:p>
    <w:p w14:paraId="2D343753" w14:textId="77777777" w:rsidR="0033190C" w:rsidRPr="002D7F08" w:rsidRDefault="0033190C" w:rsidP="0033190C">
      <w:pPr>
        <w:autoSpaceDE w:val="0"/>
        <w:autoSpaceDN w:val="0"/>
        <w:adjustRightInd w:val="0"/>
        <w:spacing w:after="200" w:line="276" w:lineRule="auto"/>
        <w:rPr>
          <w:rFonts w:cs="Arial"/>
          <w:b/>
          <w:i/>
          <w:vanish/>
          <w:color w:val="0000FF"/>
        </w:rPr>
      </w:pPr>
      <w:r w:rsidRPr="002D7F08">
        <w:rPr>
          <w:rFonts w:cs="Arial"/>
          <w:b/>
          <w:i/>
          <w:vanish/>
          <w:color w:val="0000FF"/>
        </w:rPr>
        <w:t>Diagrama de Infraestructura Tipificada:</w:t>
      </w:r>
    </w:p>
    <w:p w14:paraId="473B2D3D" w14:textId="77777777" w:rsidR="0033190C" w:rsidRPr="002D7F08" w:rsidRDefault="00B62B98" w:rsidP="0033190C">
      <w:pPr>
        <w:autoSpaceDE w:val="0"/>
        <w:autoSpaceDN w:val="0"/>
        <w:adjustRightInd w:val="0"/>
        <w:spacing w:after="200" w:line="276" w:lineRule="auto"/>
        <w:rPr>
          <w:rFonts w:cs="Arial"/>
          <w:i/>
          <w:vanish/>
          <w:color w:val="0000FF"/>
        </w:rPr>
      </w:pPr>
      <w:r w:rsidRPr="002D7F08">
        <w:rPr>
          <w:rFonts w:cs="Arial"/>
          <w:i/>
          <w:vanish/>
          <w:color w:val="0000FF"/>
        </w:rPr>
        <w:t>Agregar el versionamiento y colorear de acuerdo a la tabla recomendada</w:t>
      </w:r>
      <w:r w:rsidR="00703176" w:rsidRPr="002D7F08">
        <w:rPr>
          <w:rFonts w:cs="Arial"/>
          <w:i/>
          <w:vanish/>
          <w:color w:val="0000FF"/>
        </w:rPr>
        <w:t xml:space="preserve"> en las instrucciones</w:t>
      </w:r>
      <w:r w:rsidRPr="002D7F08">
        <w:rPr>
          <w:rFonts w:cs="Arial"/>
          <w:i/>
          <w:vanish/>
          <w:color w:val="0000FF"/>
        </w:rPr>
        <w:t>.</w:t>
      </w:r>
    </w:p>
    <w:p w14:paraId="44435EF1" w14:textId="77777777" w:rsidR="00B62B98" w:rsidRPr="002D7F08" w:rsidRDefault="00B62B98" w:rsidP="0033190C">
      <w:pPr>
        <w:autoSpaceDE w:val="0"/>
        <w:autoSpaceDN w:val="0"/>
        <w:adjustRightInd w:val="0"/>
        <w:spacing w:after="200" w:line="276" w:lineRule="auto"/>
        <w:rPr>
          <w:rFonts w:cs="Arial"/>
          <w:i/>
          <w:vanish/>
          <w:color w:val="0000FF"/>
        </w:rPr>
      </w:pPr>
      <w:r w:rsidRPr="002D7F08">
        <w:rPr>
          <w:rFonts w:cs="Arial"/>
          <w:i/>
          <w:vanish/>
          <w:color w:val="0000FF"/>
        </w:rPr>
        <w:t>Respetar los IDs del diagrama anterior.</w:t>
      </w:r>
    </w:p>
    <w:p w14:paraId="679E1EF6" w14:textId="77777777" w:rsidR="00B62B98" w:rsidRPr="002D7F08" w:rsidRDefault="00237561" w:rsidP="0033190C">
      <w:pPr>
        <w:autoSpaceDE w:val="0"/>
        <w:autoSpaceDN w:val="0"/>
        <w:adjustRightInd w:val="0"/>
        <w:spacing w:after="200" w:line="276" w:lineRule="auto"/>
        <w:rPr>
          <w:rFonts w:cs="Arial"/>
          <w:i/>
          <w:vanish/>
          <w:color w:val="0000FF"/>
        </w:rPr>
      </w:pPr>
      <w:r w:rsidRPr="002D7F08">
        <w:rPr>
          <w:rFonts w:cs="Arial"/>
          <w:i/>
          <w:noProof/>
          <w:vanish/>
          <w:color w:val="0000FF"/>
          <w:lang w:val="en-US"/>
        </w:rPr>
        <w:drawing>
          <wp:inline distT="0" distB="0" distL="0" distR="0" wp14:anchorId="4ABE81AC" wp14:editId="098177DB">
            <wp:extent cx="5930265" cy="333819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5930265" cy="3338195"/>
                    </a:xfrm>
                    <a:prstGeom prst="rect">
                      <a:avLst/>
                    </a:prstGeom>
                    <a:noFill/>
                    <a:ln w="9525">
                      <a:noFill/>
                      <a:miter lim="800000"/>
                      <a:headEnd/>
                      <a:tailEnd/>
                    </a:ln>
                  </pic:spPr>
                </pic:pic>
              </a:graphicData>
            </a:graphic>
          </wp:inline>
        </w:drawing>
      </w:r>
    </w:p>
    <w:p w14:paraId="3816B449" w14:textId="77777777" w:rsidR="0033190C" w:rsidRPr="002D7F08" w:rsidRDefault="0033190C" w:rsidP="0033190C">
      <w:pPr>
        <w:autoSpaceDE w:val="0"/>
        <w:autoSpaceDN w:val="0"/>
        <w:adjustRightInd w:val="0"/>
        <w:spacing w:after="200" w:line="276" w:lineRule="auto"/>
        <w:rPr>
          <w:rFonts w:cs="Arial"/>
          <w:i/>
          <w:vanish/>
          <w:color w:val="0000FF"/>
        </w:rPr>
      </w:pPr>
    </w:p>
    <w:p w14:paraId="5A0F2418" w14:textId="77777777" w:rsidR="0033190C" w:rsidRPr="002D7F08" w:rsidRDefault="0033190C" w:rsidP="0033190C">
      <w:pPr>
        <w:autoSpaceDE w:val="0"/>
        <w:autoSpaceDN w:val="0"/>
        <w:adjustRightInd w:val="0"/>
        <w:spacing w:after="200" w:line="276" w:lineRule="auto"/>
        <w:rPr>
          <w:rFonts w:cs="Arial"/>
          <w:b/>
          <w:i/>
          <w:vanish/>
          <w:color w:val="0000FF"/>
        </w:rPr>
      </w:pPr>
      <w:r w:rsidRPr="002D7F08">
        <w:rPr>
          <w:rFonts w:cs="Arial"/>
          <w:b/>
          <w:i/>
          <w:vanish/>
          <w:color w:val="0000FF"/>
        </w:rPr>
        <w:t>Propiedades de los componentes:</w:t>
      </w:r>
    </w:p>
    <w:p w14:paraId="11E882D1" w14:textId="77777777" w:rsidR="005C2D6B" w:rsidRPr="002D7F08" w:rsidRDefault="005C2D6B" w:rsidP="0033190C">
      <w:pPr>
        <w:autoSpaceDE w:val="0"/>
        <w:autoSpaceDN w:val="0"/>
        <w:adjustRightInd w:val="0"/>
        <w:spacing w:after="200" w:line="276" w:lineRule="auto"/>
        <w:rPr>
          <w:rFonts w:cs="Arial"/>
          <w:i/>
          <w:vanish/>
          <w:color w:val="0000FF"/>
        </w:rPr>
      </w:pPr>
      <w:r w:rsidRPr="002D7F08">
        <w:rPr>
          <w:rFonts w:cs="Arial"/>
          <w:i/>
          <w:vanish/>
          <w:color w:val="0000FF"/>
        </w:rPr>
        <w:t>Completar la siguiente tabla con los valores que se solicitan.</w:t>
      </w:r>
    </w:p>
    <w:p w14:paraId="1FEF3417" w14:textId="77777777" w:rsidR="00B83617" w:rsidRPr="002D7F08" w:rsidRDefault="00237561" w:rsidP="005C2D6B">
      <w:pPr>
        <w:autoSpaceDE w:val="0"/>
        <w:autoSpaceDN w:val="0"/>
        <w:adjustRightInd w:val="0"/>
        <w:spacing w:after="200" w:line="276" w:lineRule="auto"/>
        <w:rPr>
          <w:rFonts w:cs="Arial"/>
          <w:b/>
          <w:i/>
          <w:vanish/>
          <w:color w:val="0000FF"/>
        </w:rPr>
      </w:pPr>
      <w:r w:rsidRPr="002D7F08">
        <w:rPr>
          <w:rFonts w:cs="Arial"/>
          <w:b/>
          <w:i/>
          <w:noProof/>
          <w:vanish/>
          <w:color w:val="0000FF"/>
          <w:lang w:val="en-US"/>
        </w:rPr>
        <w:drawing>
          <wp:inline distT="0" distB="0" distL="0" distR="0" wp14:anchorId="46DFD444" wp14:editId="13DF0807">
            <wp:extent cx="5939155" cy="2672080"/>
            <wp:effectExtent l="1905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939155" cy="2672080"/>
                    </a:xfrm>
                    <a:prstGeom prst="rect">
                      <a:avLst/>
                    </a:prstGeom>
                    <a:noFill/>
                    <a:ln w="9525">
                      <a:noFill/>
                      <a:miter lim="800000"/>
                      <a:headEnd/>
                      <a:tailEnd/>
                    </a:ln>
                  </pic:spPr>
                </pic:pic>
              </a:graphicData>
            </a:graphic>
          </wp:inline>
        </w:drawing>
      </w:r>
    </w:p>
    <w:p w14:paraId="36AE179E" w14:textId="77777777" w:rsidR="005C2D6B" w:rsidRPr="002D7F08" w:rsidRDefault="005C2D6B" w:rsidP="005C2D6B">
      <w:pPr>
        <w:autoSpaceDE w:val="0"/>
        <w:autoSpaceDN w:val="0"/>
        <w:adjustRightInd w:val="0"/>
        <w:spacing w:after="200" w:line="276" w:lineRule="auto"/>
      </w:pPr>
    </w:p>
    <w:p w14:paraId="01CA83C6" w14:textId="77777777" w:rsidR="008F3093" w:rsidRDefault="008F3093">
      <w:pPr>
        <w:rPr>
          <w:rFonts w:cs="Arial"/>
          <w:b/>
          <w:i/>
          <w:color w:val="0000FF"/>
        </w:rPr>
      </w:pPr>
      <w:r>
        <w:rPr>
          <w:rFonts w:cs="Arial"/>
          <w:b/>
          <w:i/>
          <w:color w:val="0000FF"/>
        </w:rPr>
        <w:br w:type="page"/>
      </w:r>
    </w:p>
    <w:p w14:paraId="4FCCEA41" w14:textId="2873E951" w:rsidR="005C2D6B" w:rsidRPr="002D7F08" w:rsidRDefault="005C2D6B" w:rsidP="005C2D6B">
      <w:pPr>
        <w:autoSpaceDE w:val="0"/>
        <w:autoSpaceDN w:val="0"/>
        <w:adjustRightInd w:val="0"/>
        <w:spacing w:after="200" w:line="276" w:lineRule="auto"/>
        <w:rPr>
          <w:rFonts w:cs="Arial"/>
          <w:b/>
          <w:i/>
          <w:vanish/>
          <w:color w:val="0000FF"/>
        </w:rPr>
      </w:pPr>
      <w:commentRangeStart w:id="517"/>
      <w:r w:rsidRPr="002D7F08">
        <w:rPr>
          <w:rFonts w:cs="Arial"/>
          <w:b/>
          <w:i/>
          <w:vanish/>
          <w:color w:val="0000FF"/>
        </w:rPr>
        <w:lastRenderedPageBreak/>
        <w:t xml:space="preserve">Descripcion de métodos de </w:t>
      </w:r>
      <w:r w:rsidR="00703176" w:rsidRPr="002D7F08">
        <w:rPr>
          <w:rFonts w:cs="Arial"/>
          <w:b/>
          <w:i/>
          <w:vanish/>
          <w:color w:val="0000FF"/>
        </w:rPr>
        <w:t>Alta disponibilidad</w:t>
      </w:r>
      <w:r w:rsidRPr="002D7F08">
        <w:rPr>
          <w:rFonts w:cs="Arial"/>
          <w:b/>
          <w:i/>
          <w:vanish/>
          <w:color w:val="0000FF"/>
        </w:rPr>
        <w:t xml:space="preserve"> de los componentes:</w:t>
      </w:r>
    </w:p>
    <w:p w14:paraId="0343A200" w14:textId="77777777" w:rsidR="005C2D6B" w:rsidRPr="002D7F08" w:rsidRDefault="005C2D6B" w:rsidP="00011044">
      <w:pPr>
        <w:pStyle w:val="BodyText"/>
        <w:jc w:val="both"/>
        <w:rPr>
          <w:rFonts w:cs="Arial"/>
          <w:i/>
          <w:vanish/>
          <w:color w:val="0000FF"/>
          <w:sz w:val="20"/>
        </w:rPr>
      </w:pPr>
      <w:r w:rsidRPr="002D7F08">
        <w:rPr>
          <w:rFonts w:cs="Arial"/>
          <w:i/>
          <w:vanish/>
          <w:color w:val="0000FF"/>
          <w:sz w:val="20"/>
        </w:rPr>
        <w:t>Dentro de este apartado explique los métodos que serán utilizados en los componentes que apliquen.</w:t>
      </w:r>
      <w:r w:rsidR="00703176" w:rsidRPr="002D7F08">
        <w:rPr>
          <w:rFonts w:cs="Arial"/>
          <w:i/>
          <w:vanish/>
          <w:color w:val="0000FF"/>
          <w:sz w:val="20"/>
        </w:rPr>
        <w:t xml:space="preserve"> Tales como cluster, grid, etc.</w:t>
      </w:r>
    </w:p>
    <w:p w14:paraId="54AA7A12" w14:textId="77777777" w:rsidR="00B53516" w:rsidRPr="002D7F08" w:rsidRDefault="00B53516" w:rsidP="00011044">
      <w:pPr>
        <w:pStyle w:val="BodyText"/>
        <w:jc w:val="both"/>
        <w:rPr>
          <w:rFonts w:cs="Arial"/>
          <w:i/>
          <w:vanish/>
          <w:color w:val="0000FF"/>
          <w:sz w:val="20"/>
        </w:rPr>
      </w:pPr>
    </w:p>
    <w:p w14:paraId="2B19D47E" w14:textId="77777777" w:rsidR="00A11DB8" w:rsidRPr="002D7F08" w:rsidRDefault="00A11DB8" w:rsidP="00D662CA">
      <w:pPr>
        <w:rPr>
          <w:b/>
          <w:bCs/>
          <w:caps/>
        </w:rPr>
      </w:pPr>
      <w:r w:rsidRPr="002D7F08">
        <w:rPr>
          <w:b/>
          <w:bCs/>
          <w:caps/>
        </w:rPr>
        <w:t>Lista de SoftwarE</w:t>
      </w:r>
      <w:commentRangeEnd w:id="517"/>
      <w:r w:rsidR="00A3000F">
        <w:rPr>
          <w:rStyle w:val="Refdecomentario"/>
        </w:rPr>
        <w:commentReference w:id="517"/>
      </w:r>
    </w:p>
    <w:p w14:paraId="18F9A8FD" w14:textId="77777777" w:rsidR="00D662CA" w:rsidRPr="002D7F08" w:rsidRDefault="00F95735" w:rsidP="00D662CA">
      <w:pPr>
        <w:rPr>
          <w:rStyle w:val="InfoHiddenChar"/>
          <w:rFonts w:ascii="Montserrat" w:hAnsi="Montserrat"/>
          <w:b/>
          <w:bCs/>
          <w:kern w:val="32"/>
          <w:sz w:val="20"/>
          <w:szCs w:val="20"/>
        </w:rPr>
      </w:pPr>
      <w:r w:rsidRPr="002D7F08">
        <w:rPr>
          <w:rStyle w:val="InfoHiddenChar"/>
          <w:rFonts w:ascii="Montserrat" w:hAnsi="Montserrat"/>
          <w:b/>
          <w:bCs/>
          <w:i w:val="0"/>
          <w:kern w:val="32"/>
          <w:sz w:val="20"/>
          <w:szCs w:val="20"/>
        </w:rPr>
        <w:t>[Fase: Diseño] [Etapa: Arquitectura Tecnológica] (ACTT-</w:t>
      </w:r>
      <w:r w:rsidR="00D662CA" w:rsidRPr="002D7F08">
        <w:rPr>
          <w:rStyle w:val="InfoHiddenChar"/>
          <w:rFonts w:ascii="Montserrat" w:hAnsi="Montserrat"/>
          <w:b/>
          <w:bCs/>
          <w:i w:val="0"/>
          <w:kern w:val="32"/>
          <w:sz w:val="20"/>
          <w:szCs w:val="20"/>
        </w:rPr>
        <w:t>AI</w:t>
      </w:r>
      <w:r w:rsidR="00D662CA" w:rsidRPr="002D7F08">
        <w:rPr>
          <w:rStyle w:val="InfoHiddenChar"/>
          <w:rFonts w:ascii="Montserrat" w:hAnsi="Montserrat"/>
          <w:b/>
          <w:bCs/>
          <w:i w:val="0"/>
          <w:kern w:val="32"/>
          <w:sz w:val="20"/>
          <w:szCs w:val="20"/>
          <w:lang w:eastAsia="en-US"/>
        </w:rPr>
        <w:t>S</w:t>
      </w:r>
      <w:r w:rsidR="00113BD7" w:rsidRPr="002D7F08">
        <w:rPr>
          <w:rStyle w:val="InfoHiddenChar"/>
          <w:rFonts w:ascii="Montserrat" w:hAnsi="Montserrat"/>
          <w:b/>
          <w:bCs/>
          <w:kern w:val="32"/>
          <w:sz w:val="20"/>
          <w:szCs w:val="20"/>
          <w:lang w:eastAsia="en-US"/>
        </w:rPr>
        <w:t>)</w:t>
      </w:r>
    </w:p>
    <w:p w14:paraId="3CD4A2C4" w14:textId="430E53DE" w:rsidR="00C50F2A" w:rsidRDefault="00C50F2A" w:rsidP="00DA3CFE">
      <w:pPr>
        <w:pStyle w:val="BodyText"/>
        <w:spacing w:after="0"/>
        <w:jc w:val="both"/>
        <w:rPr>
          <w:ins w:id="518" w:author="Sat Sye8" w:date="2020-09-18T14:42:00Z"/>
          <w:rFonts w:cs="Arial"/>
          <w:sz w:val="20"/>
        </w:rPr>
      </w:pPr>
      <w:bookmarkStart w:id="519" w:name="_Toc303858170"/>
      <w:bookmarkStart w:id="520" w:name="_Toc305312221"/>
      <w:r w:rsidRPr="002D7F08">
        <w:rPr>
          <w:rFonts w:cs="Arial"/>
          <w:sz w:val="20"/>
        </w:rPr>
        <w:t>A continuación</w:t>
      </w:r>
      <w:r w:rsidR="00DA3CFE" w:rsidRPr="002D7F08">
        <w:rPr>
          <w:rFonts w:cs="Arial"/>
          <w:sz w:val="20"/>
        </w:rPr>
        <w:t>,</w:t>
      </w:r>
      <w:r w:rsidRPr="002D7F08">
        <w:rPr>
          <w:rFonts w:cs="Arial"/>
          <w:sz w:val="20"/>
        </w:rPr>
        <w:t xml:space="preserve"> se en listan las versiones de los productos de caja (software) que deberá de instalarse en los nodos aprovisionados de infraestructura para el nuevo aplicativo, para posterior implementase el software a la medida </w:t>
      </w:r>
      <w:commentRangeStart w:id="521"/>
      <w:commentRangeStart w:id="522"/>
      <w:r w:rsidRPr="002D7F08">
        <w:rPr>
          <w:rFonts w:cs="Arial"/>
          <w:sz w:val="20"/>
        </w:rPr>
        <w:t>generado</w:t>
      </w:r>
      <w:commentRangeEnd w:id="521"/>
      <w:r w:rsidR="00300B99">
        <w:rPr>
          <w:rStyle w:val="Refdecomentario"/>
        </w:rPr>
        <w:commentReference w:id="521"/>
      </w:r>
      <w:commentRangeEnd w:id="522"/>
      <w:r w:rsidR="005172A6">
        <w:rPr>
          <w:rStyle w:val="Refdecomentario"/>
        </w:rPr>
        <w:commentReference w:id="522"/>
      </w:r>
      <w:r w:rsidRPr="002D7F08">
        <w:rPr>
          <w:rFonts w:cs="Arial"/>
          <w:sz w:val="20"/>
        </w:rPr>
        <w:t>.</w:t>
      </w:r>
    </w:p>
    <w:p w14:paraId="3E21779E" w14:textId="5F16BBF2" w:rsidR="00300B99" w:rsidRPr="002D7F08" w:rsidDel="008E4D5B" w:rsidRDefault="00300B99" w:rsidP="008E4D5B">
      <w:pPr>
        <w:pStyle w:val="BodyText"/>
        <w:spacing w:after="0"/>
        <w:jc w:val="both"/>
        <w:rPr>
          <w:del w:id="523" w:author="Sat Sye8" w:date="2020-10-23T17:20:00Z"/>
          <w:rFonts w:cs="Arial"/>
          <w:sz w:val="20"/>
        </w:rPr>
      </w:pPr>
    </w:p>
    <w:p w14:paraId="4474FD2A" w14:textId="77777777" w:rsidR="00D662CA" w:rsidRPr="002D7F08" w:rsidRDefault="00C50F2A" w:rsidP="00DA3CFE">
      <w:pPr>
        <w:pStyle w:val="BodyText"/>
        <w:spacing w:after="0"/>
        <w:jc w:val="both"/>
        <w:rPr>
          <w:rFonts w:cs="Arial"/>
          <w:i/>
          <w:vanish/>
          <w:color w:val="0000FF"/>
          <w:sz w:val="20"/>
        </w:rPr>
      </w:pPr>
      <w:r w:rsidRPr="002D7F08">
        <w:rPr>
          <w:rFonts w:cs="Arial"/>
          <w:i/>
          <w:vanish/>
          <w:color w:val="0000FF"/>
          <w:sz w:val="20"/>
        </w:rPr>
        <w:t>El presente listado contiene todos los productos de caja (software) que requiere el aplicativo y que se encuentran</w:t>
      </w:r>
      <w:r w:rsidR="003B36D3" w:rsidRPr="002D7F08">
        <w:rPr>
          <w:rFonts w:cs="Arial"/>
          <w:i/>
          <w:vanish/>
          <w:color w:val="0000FF"/>
          <w:sz w:val="20"/>
        </w:rPr>
        <w:t xml:space="preserve"> debidamente identificados</w:t>
      </w:r>
      <w:r w:rsidRPr="002D7F08">
        <w:rPr>
          <w:rFonts w:cs="Arial"/>
          <w:i/>
          <w:vanish/>
          <w:color w:val="0000FF"/>
          <w:sz w:val="20"/>
        </w:rPr>
        <w:t xml:space="preserve"> en el MTR</w:t>
      </w:r>
      <w:r w:rsidR="003B36D3" w:rsidRPr="002D7F08">
        <w:rPr>
          <w:rFonts w:cs="Arial"/>
          <w:i/>
          <w:vanish/>
          <w:color w:val="0000FF"/>
          <w:sz w:val="20"/>
        </w:rPr>
        <w:t>, como software institucional</w:t>
      </w:r>
      <w:r w:rsidR="00D662CA" w:rsidRPr="002D7F08">
        <w:rPr>
          <w:rFonts w:cs="Arial"/>
          <w:i/>
          <w:vanish/>
          <w:color w:val="0000FF"/>
          <w:sz w:val="20"/>
        </w:rPr>
        <w:t>.</w:t>
      </w:r>
    </w:p>
    <w:p w14:paraId="5721046E" w14:textId="77777777" w:rsidR="00C50F2A" w:rsidRPr="002D7F08" w:rsidRDefault="003B36D3" w:rsidP="00DA3CFE">
      <w:pPr>
        <w:pStyle w:val="BodyText"/>
        <w:spacing w:after="0"/>
        <w:jc w:val="both"/>
        <w:rPr>
          <w:rFonts w:cs="Arial"/>
          <w:i/>
          <w:vanish/>
          <w:color w:val="0000FF"/>
          <w:sz w:val="20"/>
        </w:rPr>
      </w:pPr>
      <w:r w:rsidRPr="002D7F08">
        <w:rPr>
          <w:rFonts w:cs="Arial"/>
          <w:i/>
          <w:vanish/>
          <w:color w:val="0000FF"/>
          <w:sz w:val="20"/>
        </w:rPr>
        <w:t xml:space="preserve"> </w:t>
      </w:r>
      <w:r w:rsidR="0043052C" w:rsidRPr="002D7F08">
        <w:rPr>
          <w:rFonts w:cs="Arial"/>
          <w:i/>
          <w:vanish/>
          <w:color w:val="0000FF"/>
          <w:sz w:val="20"/>
        </w:rPr>
        <w:t xml:space="preserve">Las versiones deberán de estar </w:t>
      </w:r>
      <w:r w:rsidR="00D662CA" w:rsidRPr="002D7F08">
        <w:rPr>
          <w:rFonts w:cs="Arial"/>
          <w:i/>
          <w:vanish/>
          <w:color w:val="0000FF"/>
          <w:sz w:val="20"/>
        </w:rPr>
        <w:t xml:space="preserve">identificadas como </w:t>
      </w:r>
      <w:r w:rsidR="0043052C" w:rsidRPr="002D7F08">
        <w:rPr>
          <w:rFonts w:cs="Arial"/>
          <w:i/>
          <w:vanish/>
          <w:color w:val="0000FF"/>
          <w:sz w:val="20"/>
        </w:rPr>
        <w:t xml:space="preserve">vigente </w:t>
      </w:r>
      <w:r w:rsidR="00D662CA" w:rsidRPr="002D7F08">
        <w:rPr>
          <w:rFonts w:cs="Arial"/>
          <w:i/>
          <w:vanish/>
          <w:color w:val="0000FF"/>
          <w:sz w:val="20"/>
        </w:rPr>
        <w:t>en el ciclo de vida de Software del MTR.</w:t>
      </w:r>
    </w:p>
    <w:p w14:paraId="28B3D770" w14:textId="77777777" w:rsidR="00C50F2A" w:rsidRPr="002D7F08" w:rsidRDefault="00C50F2A" w:rsidP="00C50F2A">
      <w:pPr>
        <w:tabs>
          <w:tab w:val="left" w:pos="1440"/>
        </w:tabs>
        <w:jc w:val="both"/>
        <w:rPr>
          <w:rFonts w:cs="Arial"/>
          <w:b/>
        </w:rPr>
      </w:pPr>
      <w:bookmarkStart w:id="524" w:name="_Toc208997998"/>
      <w:r w:rsidRPr="002D7F08">
        <w:rPr>
          <w:rFonts w:cs="Arial"/>
          <w:b/>
        </w:rPr>
        <w:tab/>
      </w:r>
    </w:p>
    <w:tbl>
      <w:tblPr>
        <w:tblW w:w="8527" w:type="dxa"/>
        <w:tblInd w:w="55" w:type="dxa"/>
        <w:tblCellMar>
          <w:left w:w="70" w:type="dxa"/>
          <w:right w:w="70" w:type="dxa"/>
        </w:tblCellMar>
        <w:tblLook w:val="04A0" w:firstRow="1" w:lastRow="0" w:firstColumn="1" w:lastColumn="0" w:noHBand="0" w:noVBand="1"/>
      </w:tblPr>
      <w:tblGrid>
        <w:gridCol w:w="841"/>
        <w:gridCol w:w="1824"/>
        <w:gridCol w:w="2510"/>
        <w:gridCol w:w="1171"/>
        <w:gridCol w:w="1675"/>
        <w:gridCol w:w="506"/>
        <w:tblGridChange w:id="525">
          <w:tblGrid>
            <w:gridCol w:w="10"/>
            <w:gridCol w:w="841"/>
            <w:gridCol w:w="20"/>
            <w:gridCol w:w="1804"/>
            <w:gridCol w:w="20"/>
            <w:gridCol w:w="2490"/>
            <w:gridCol w:w="20"/>
            <w:gridCol w:w="965"/>
            <w:gridCol w:w="20"/>
            <w:gridCol w:w="166"/>
            <w:gridCol w:w="1503"/>
            <w:gridCol w:w="32"/>
            <w:gridCol w:w="140"/>
            <w:gridCol w:w="496"/>
            <w:gridCol w:w="10"/>
          </w:tblGrid>
        </w:tblGridChange>
      </w:tblGrid>
      <w:tr w:rsidR="00C50F2A" w:rsidRPr="002D7F08" w14:paraId="4B338EA2" w14:textId="77777777" w:rsidTr="008F3093">
        <w:trPr>
          <w:trHeight w:val="315"/>
        </w:trPr>
        <w:tc>
          <w:tcPr>
            <w:tcW w:w="851" w:type="dxa"/>
            <w:tcBorders>
              <w:top w:val="single" w:sz="8" w:space="0" w:color="auto"/>
              <w:left w:val="single" w:sz="8" w:space="0" w:color="auto"/>
              <w:bottom w:val="single" w:sz="8" w:space="0" w:color="auto"/>
              <w:right w:val="single" w:sz="8" w:space="0" w:color="auto"/>
            </w:tcBorders>
            <w:vAlign w:val="center"/>
          </w:tcPr>
          <w:p w14:paraId="165CB79C" w14:textId="77777777" w:rsidR="00C50F2A" w:rsidRPr="002D7F08" w:rsidRDefault="00C50F2A" w:rsidP="00113BD7">
            <w:pPr>
              <w:jc w:val="center"/>
              <w:rPr>
                <w:rFonts w:cs="Arial"/>
                <w:b/>
                <w:bCs/>
                <w:color w:val="000000"/>
                <w:lang w:eastAsia="es-MX"/>
              </w:rPr>
            </w:pPr>
            <w:r w:rsidRPr="002D7F08">
              <w:rPr>
                <w:rFonts w:cs="Arial"/>
                <w:b/>
                <w:bCs/>
                <w:color w:val="000000"/>
                <w:lang w:eastAsia="es-MX"/>
              </w:rPr>
              <w:t>Id_MLI</w:t>
            </w:r>
          </w:p>
        </w:tc>
        <w:tc>
          <w:tcPr>
            <w:tcW w:w="182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DFC9FEE" w14:textId="77777777" w:rsidR="00C50F2A" w:rsidRPr="002D7F08" w:rsidRDefault="00C50F2A" w:rsidP="00113BD7">
            <w:pPr>
              <w:jc w:val="center"/>
              <w:rPr>
                <w:rFonts w:cs="Arial"/>
                <w:b/>
                <w:bCs/>
                <w:color w:val="000000"/>
                <w:lang w:eastAsia="es-MX"/>
              </w:rPr>
            </w:pPr>
            <w:r w:rsidRPr="002D7F08">
              <w:rPr>
                <w:rFonts w:cs="Arial"/>
                <w:b/>
                <w:bCs/>
                <w:color w:val="000000"/>
                <w:lang w:eastAsia="es-MX"/>
              </w:rPr>
              <w:t>Ubicación de Capa del Equipo</w:t>
            </w:r>
          </w:p>
        </w:tc>
        <w:tc>
          <w:tcPr>
            <w:tcW w:w="2510" w:type="dxa"/>
            <w:tcBorders>
              <w:top w:val="single" w:sz="8" w:space="0" w:color="auto"/>
              <w:left w:val="nil"/>
              <w:bottom w:val="single" w:sz="8" w:space="0" w:color="auto"/>
              <w:right w:val="single" w:sz="8" w:space="0" w:color="auto"/>
            </w:tcBorders>
            <w:shd w:val="clear" w:color="auto" w:fill="auto"/>
            <w:noWrap/>
            <w:vAlign w:val="center"/>
            <w:hideMark/>
          </w:tcPr>
          <w:p w14:paraId="5F905982" w14:textId="77777777" w:rsidR="00C50F2A" w:rsidRPr="002D7F08" w:rsidRDefault="00C50F2A" w:rsidP="00113BD7">
            <w:pPr>
              <w:jc w:val="center"/>
              <w:rPr>
                <w:rFonts w:cs="Arial"/>
                <w:b/>
                <w:bCs/>
                <w:color w:val="000000"/>
                <w:lang w:eastAsia="es-MX"/>
              </w:rPr>
            </w:pPr>
            <w:r w:rsidRPr="002D7F08">
              <w:rPr>
                <w:rFonts w:cs="Arial"/>
                <w:b/>
                <w:bCs/>
                <w:color w:val="000000"/>
                <w:lang w:eastAsia="es-MX"/>
              </w:rPr>
              <w:t>Software</w:t>
            </w:r>
          </w:p>
        </w:tc>
        <w:tc>
          <w:tcPr>
            <w:tcW w:w="985" w:type="dxa"/>
            <w:tcBorders>
              <w:top w:val="single" w:sz="8" w:space="0" w:color="auto"/>
              <w:left w:val="nil"/>
              <w:bottom w:val="single" w:sz="8" w:space="0" w:color="auto"/>
              <w:right w:val="single" w:sz="8" w:space="0" w:color="auto"/>
            </w:tcBorders>
            <w:shd w:val="clear" w:color="auto" w:fill="auto"/>
            <w:noWrap/>
            <w:vAlign w:val="center"/>
            <w:hideMark/>
          </w:tcPr>
          <w:p w14:paraId="3FC6A75E" w14:textId="77777777" w:rsidR="00C50F2A" w:rsidRPr="002D7F08" w:rsidRDefault="00C50F2A" w:rsidP="00113BD7">
            <w:pPr>
              <w:jc w:val="center"/>
              <w:rPr>
                <w:rFonts w:cs="Arial"/>
                <w:b/>
                <w:bCs/>
                <w:color w:val="000000"/>
                <w:lang w:eastAsia="es-MX"/>
              </w:rPr>
            </w:pPr>
            <w:r w:rsidRPr="002D7F08">
              <w:rPr>
                <w:rFonts w:cs="Arial"/>
                <w:b/>
                <w:bCs/>
                <w:color w:val="000000"/>
                <w:lang w:eastAsia="es-MX"/>
              </w:rPr>
              <w:t>Versión</w:t>
            </w:r>
          </w:p>
        </w:tc>
        <w:tc>
          <w:tcPr>
            <w:tcW w:w="1689" w:type="dxa"/>
            <w:tcBorders>
              <w:top w:val="single" w:sz="8" w:space="0" w:color="auto"/>
              <w:left w:val="nil"/>
              <w:bottom w:val="single" w:sz="8" w:space="0" w:color="auto"/>
              <w:right w:val="nil"/>
            </w:tcBorders>
            <w:vAlign w:val="center"/>
          </w:tcPr>
          <w:p w14:paraId="430FA481" w14:textId="77777777" w:rsidR="00C50F2A" w:rsidRPr="002D7F08" w:rsidRDefault="00C50F2A" w:rsidP="00113BD7">
            <w:pPr>
              <w:jc w:val="center"/>
              <w:rPr>
                <w:rFonts w:cs="Arial"/>
                <w:b/>
                <w:bCs/>
                <w:color w:val="000000"/>
                <w:lang w:eastAsia="es-MX"/>
              </w:rPr>
            </w:pPr>
            <w:r w:rsidRPr="002D7F08">
              <w:rPr>
                <w:rFonts w:cs="Arial"/>
                <w:b/>
                <w:bCs/>
                <w:color w:val="000000"/>
                <w:lang w:eastAsia="es-MX"/>
              </w:rPr>
              <w:t>Observaciones</w:t>
            </w:r>
          </w:p>
        </w:tc>
        <w:tc>
          <w:tcPr>
            <w:tcW w:w="668" w:type="dxa"/>
            <w:tcBorders>
              <w:top w:val="single" w:sz="8" w:space="0" w:color="auto"/>
              <w:left w:val="nil"/>
              <w:bottom w:val="single" w:sz="8" w:space="0" w:color="auto"/>
              <w:right w:val="single" w:sz="8" w:space="0" w:color="auto"/>
            </w:tcBorders>
          </w:tcPr>
          <w:p w14:paraId="4A26BD28" w14:textId="77777777" w:rsidR="00C50F2A" w:rsidRPr="002D7F08" w:rsidRDefault="00C50F2A" w:rsidP="00460626">
            <w:pPr>
              <w:jc w:val="center"/>
              <w:rPr>
                <w:rFonts w:cs="Arial"/>
                <w:b/>
                <w:bCs/>
                <w:color w:val="000000"/>
                <w:lang w:eastAsia="es-MX"/>
              </w:rPr>
            </w:pPr>
          </w:p>
        </w:tc>
      </w:tr>
      <w:tr w:rsidR="00C50F2A" w:rsidRPr="002D7F08" w14:paraId="366CAABD" w14:textId="77777777" w:rsidTr="008F3093">
        <w:trPr>
          <w:trHeight w:val="315"/>
        </w:trPr>
        <w:tc>
          <w:tcPr>
            <w:tcW w:w="851" w:type="dxa"/>
            <w:vMerge w:val="restart"/>
            <w:tcBorders>
              <w:top w:val="nil"/>
              <w:left w:val="single" w:sz="8" w:space="0" w:color="auto"/>
              <w:right w:val="single" w:sz="8" w:space="0" w:color="auto"/>
            </w:tcBorders>
            <w:shd w:val="clear" w:color="000000" w:fill="95B3D7"/>
          </w:tcPr>
          <w:p w14:paraId="13F3B44C" w14:textId="3486C1CC" w:rsidR="00C50F2A" w:rsidRPr="002D7F08" w:rsidRDefault="00132B36" w:rsidP="00C50F2A">
            <w:pPr>
              <w:rPr>
                <w:rFonts w:cs="Arial"/>
                <w:i/>
                <w:vanish/>
                <w:color w:val="0000FF"/>
              </w:rPr>
            </w:pPr>
            <w:ins w:id="526" w:author="Sat Sye8" w:date="2020-10-23T17:32:00Z">
              <w:r>
                <w:rPr>
                  <w:rFonts w:cs="Arial"/>
                  <w:i/>
                  <w:color w:val="0000FF"/>
                </w:rPr>
                <w:t>ID03</w:t>
              </w:r>
            </w:ins>
            <w:r w:rsidR="00C50F2A" w:rsidRPr="002D7F08">
              <w:rPr>
                <w:rFonts w:cs="Arial"/>
                <w:i/>
                <w:vanish/>
                <w:color w:val="0000FF"/>
              </w:rPr>
              <w:t>01</w:t>
            </w:r>
          </w:p>
        </w:tc>
        <w:tc>
          <w:tcPr>
            <w:tcW w:w="1824" w:type="dxa"/>
            <w:vMerge w:val="restart"/>
            <w:tcBorders>
              <w:top w:val="nil"/>
              <w:left w:val="single" w:sz="8" w:space="0" w:color="auto"/>
              <w:bottom w:val="single" w:sz="8" w:space="0" w:color="000000"/>
              <w:right w:val="single" w:sz="8" w:space="0" w:color="auto"/>
            </w:tcBorders>
            <w:shd w:val="clear" w:color="000000" w:fill="95B3D7"/>
            <w:noWrap/>
            <w:vAlign w:val="center"/>
            <w:hideMark/>
          </w:tcPr>
          <w:p w14:paraId="07587A1D" w14:textId="0565AB93" w:rsidR="00C50F2A" w:rsidRPr="002D7F08" w:rsidRDefault="008F3093" w:rsidP="00460626">
            <w:pPr>
              <w:rPr>
                <w:rFonts w:cs="Arial"/>
                <w:color w:val="000000"/>
                <w:lang w:eastAsia="es-MX"/>
              </w:rPr>
            </w:pPr>
            <w:r w:rsidRPr="002D7F08">
              <w:rPr>
                <w:rFonts w:cs="Arial"/>
                <w:color w:val="000000"/>
                <w:lang w:eastAsia="es-MX"/>
              </w:rPr>
              <w:t>Procesamiento</w:t>
            </w:r>
          </w:p>
        </w:tc>
        <w:tc>
          <w:tcPr>
            <w:tcW w:w="2510" w:type="dxa"/>
            <w:tcBorders>
              <w:top w:val="nil"/>
              <w:left w:val="nil"/>
              <w:bottom w:val="single" w:sz="8" w:space="0" w:color="auto"/>
              <w:right w:val="single" w:sz="8" w:space="0" w:color="auto"/>
            </w:tcBorders>
            <w:shd w:val="clear" w:color="000000" w:fill="95B3D7"/>
            <w:noWrap/>
            <w:vAlign w:val="bottom"/>
            <w:hideMark/>
          </w:tcPr>
          <w:p w14:paraId="1A3ECA71" w14:textId="480AC12A" w:rsidR="00C50F2A" w:rsidRDefault="008F3093" w:rsidP="00460626">
            <w:pPr>
              <w:rPr>
                <w:rFonts w:cs="Arial"/>
                <w:color w:val="000000"/>
                <w:lang w:eastAsia="es-MX"/>
              </w:rPr>
            </w:pPr>
            <w:r w:rsidRPr="002D7F08">
              <w:rPr>
                <w:rFonts w:cs="Arial"/>
                <w:color w:val="000000"/>
                <w:lang w:eastAsia="es-MX"/>
              </w:rPr>
              <w:t>Sistema Operativo</w:t>
            </w:r>
          </w:p>
          <w:p w14:paraId="68516E58" w14:textId="3D4464EB" w:rsidR="008F3093" w:rsidRPr="002D7F08" w:rsidRDefault="008F3093" w:rsidP="00460626">
            <w:pPr>
              <w:rPr>
                <w:rFonts w:cs="Arial"/>
                <w:color w:val="000000"/>
                <w:lang w:eastAsia="es-MX"/>
              </w:rPr>
            </w:pPr>
            <w:r w:rsidRPr="008F3093">
              <w:rPr>
                <w:rFonts w:cs="Arial"/>
                <w:color w:val="000000"/>
                <w:lang w:eastAsia="es-MX"/>
              </w:rPr>
              <w:t>Windows Server</w:t>
            </w:r>
          </w:p>
        </w:tc>
        <w:tc>
          <w:tcPr>
            <w:tcW w:w="985" w:type="dxa"/>
            <w:tcBorders>
              <w:top w:val="nil"/>
              <w:left w:val="nil"/>
              <w:bottom w:val="single" w:sz="8" w:space="0" w:color="auto"/>
              <w:right w:val="single" w:sz="8" w:space="0" w:color="auto"/>
            </w:tcBorders>
            <w:shd w:val="clear" w:color="000000" w:fill="95B3D7"/>
            <w:noWrap/>
            <w:vAlign w:val="bottom"/>
            <w:hideMark/>
          </w:tcPr>
          <w:p w14:paraId="17030E92" w14:textId="56D753D1" w:rsidR="00C50F2A" w:rsidRPr="002D7F08" w:rsidRDefault="008F3093" w:rsidP="00C50F2A">
            <w:pPr>
              <w:jc w:val="center"/>
              <w:rPr>
                <w:rFonts w:cs="Arial"/>
                <w:i/>
                <w:vanish/>
                <w:color w:val="0000FF"/>
              </w:rPr>
            </w:pPr>
            <w:r>
              <w:rPr>
                <w:rFonts w:cs="Arial"/>
                <w:color w:val="000000"/>
                <w:lang w:eastAsia="es-MX"/>
              </w:rPr>
              <w:t>2012</w:t>
            </w:r>
          </w:p>
        </w:tc>
        <w:tc>
          <w:tcPr>
            <w:tcW w:w="1689" w:type="dxa"/>
            <w:tcBorders>
              <w:top w:val="nil"/>
              <w:left w:val="nil"/>
              <w:bottom w:val="single" w:sz="8" w:space="0" w:color="auto"/>
              <w:right w:val="nil"/>
            </w:tcBorders>
            <w:shd w:val="clear" w:color="000000" w:fill="95B3D7"/>
          </w:tcPr>
          <w:p w14:paraId="6B52C064" w14:textId="0D89E208" w:rsidR="00C50F2A" w:rsidRPr="002D7F08" w:rsidRDefault="008F3093" w:rsidP="008F3093">
            <w:pPr>
              <w:jc w:val="center"/>
              <w:rPr>
                <w:rFonts w:cs="Arial"/>
                <w:i/>
                <w:vanish/>
                <w:color w:val="0000FF"/>
              </w:rPr>
            </w:pPr>
            <w:r w:rsidRPr="008F3093">
              <w:rPr>
                <w:rFonts w:cs="Arial"/>
                <w:color w:val="000000"/>
                <w:lang w:eastAsia="es-MX"/>
              </w:rPr>
              <w:t>R2, Estándar, 64 Bits,</w:t>
            </w:r>
          </w:p>
        </w:tc>
        <w:tc>
          <w:tcPr>
            <w:tcW w:w="668" w:type="dxa"/>
            <w:tcBorders>
              <w:top w:val="nil"/>
              <w:left w:val="nil"/>
              <w:bottom w:val="single" w:sz="8" w:space="0" w:color="auto"/>
              <w:right w:val="single" w:sz="8" w:space="0" w:color="auto"/>
            </w:tcBorders>
            <w:shd w:val="clear" w:color="000000" w:fill="95B3D7"/>
          </w:tcPr>
          <w:p w14:paraId="60ABB5DC" w14:textId="77777777" w:rsidR="00C50F2A" w:rsidRPr="002D7F08" w:rsidRDefault="00C50F2A" w:rsidP="008F3093">
            <w:pPr>
              <w:rPr>
                <w:rFonts w:cs="Arial"/>
                <w:color w:val="000000"/>
                <w:lang w:eastAsia="es-MX"/>
              </w:rPr>
            </w:pPr>
          </w:p>
        </w:tc>
      </w:tr>
      <w:tr w:rsidR="00D662CA" w:rsidRPr="002D7F08" w14:paraId="134B8DD4" w14:textId="77777777" w:rsidTr="008F3093">
        <w:trPr>
          <w:trHeight w:val="315"/>
        </w:trPr>
        <w:tc>
          <w:tcPr>
            <w:tcW w:w="851" w:type="dxa"/>
            <w:vMerge/>
            <w:tcBorders>
              <w:left w:val="single" w:sz="8" w:space="0" w:color="auto"/>
              <w:right w:val="single" w:sz="8" w:space="0" w:color="auto"/>
            </w:tcBorders>
          </w:tcPr>
          <w:p w14:paraId="01DEEB22" w14:textId="77777777" w:rsidR="00C50F2A" w:rsidRPr="002D7F08" w:rsidRDefault="00C50F2A" w:rsidP="00460626">
            <w:pPr>
              <w:rPr>
                <w:rFonts w:cs="Arial"/>
                <w:color w:val="000000"/>
                <w:lang w:eastAsia="es-MX"/>
              </w:rPr>
            </w:pPr>
          </w:p>
        </w:tc>
        <w:tc>
          <w:tcPr>
            <w:tcW w:w="1824" w:type="dxa"/>
            <w:vMerge/>
            <w:tcBorders>
              <w:top w:val="nil"/>
              <w:left w:val="single" w:sz="8" w:space="0" w:color="auto"/>
              <w:bottom w:val="single" w:sz="8" w:space="0" w:color="000000"/>
              <w:right w:val="single" w:sz="8" w:space="0" w:color="auto"/>
            </w:tcBorders>
            <w:vAlign w:val="center"/>
            <w:hideMark/>
          </w:tcPr>
          <w:p w14:paraId="5FEF1BFD" w14:textId="77777777" w:rsidR="00C50F2A" w:rsidRPr="002D7F08" w:rsidRDefault="00C50F2A" w:rsidP="00460626">
            <w:pPr>
              <w:rPr>
                <w:rFonts w:cs="Arial"/>
                <w:color w:val="000000"/>
                <w:lang w:eastAsia="es-MX"/>
              </w:rPr>
            </w:pPr>
          </w:p>
        </w:tc>
        <w:tc>
          <w:tcPr>
            <w:tcW w:w="2510" w:type="dxa"/>
            <w:tcBorders>
              <w:top w:val="nil"/>
              <w:left w:val="nil"/>
              <w:bottom w:val="single" w:sz="8" w:space="0" w:color="auto"/>
              <w:right w:val="single" w:sz="8" w:space="0" w:color="auto"/>
            </w:tcBorders>
            <w:shd w:val="clear" w:color="000000" w:fill="95B3D7"/>
            <w:noWrap/>
            <w:vAlign w:val="bottom"/>
            <w:hideMark/>
          </w:tcPr>
          <w:p w14:paraId="2F14B175" w14:textId="77777777" w:rsidR="00C50F2A" w:rsidRDefault="00C50F2A" w:rsidP="00460626">
            <w:pPr>
              <w:rPr>
                <w:rFonts w:cs="Arial"/>
                <w:color w:val="000000"/>
                <w:lang w:eastAsia="es-MX"/>
              </w:rPr>
            </w:pPr>
            <w:r w:rsidRPr="002D7F08">
              <w:rPr>
                <w:rFonts w:cs="Arial"/>
                <w:color w:val="000000"/>
                <w:lang w:eastAsia="es-MX"/>
              </w:rPr>
              <w:t>Servidor web</w:t>
            </w:r>
            <w:r w:rsidRPr="002D7F08">
              <w:rPr>
                <w:rFonts w:cs="Arial"/>
                <w:i/>
                <w:vanish/>
                <w:color w:val="0000FF"/>
              </w:rPr>
              <w:t>(Nombre del producto de software)</w:t>
            </w:r>
          </w:p>
          <w:p w14:paraId="7311B24B" w14:textId="1C6FFA60" w:rsidR="008F3093" w:rsidRPr="002D7F08" w:rsidRDefault="008F3093" w:rsidP="00460626">
            <w:pPr>
              <w:rPr>
                <w:rFonts w:cs="Arial"/>
                <w:color w:val="000000"/>
                <w:lang w:eastAsia="es-MX"/>
              </w:rPr>
            </w:pPr>
            <w:r>
              <w:rPr>
                <w:rFonts w:cs="Arial"/>
                <w:color w:val="000000"/>
                <w:lang w:eastAsia="es-MX"/>
              </w:rPr>
              <w:t>IIS</w:t>
            </w:r>
          </w:p>
        </w:tc>
        <w:tc>
          <w:tcPr>
            <w:tcW w:w="985" w:type="dxa"/>
            <w:tcBorders>
              <w:top w:val="nil"/>
              <w:left w:val="nil"/>
              <w:bottom w:val="single" w:sz="8" w:space="0" w:color="auto"/>
              <w:right w:val="single" w:sz="8" w:space="0" w:color="auto"/>
            </w:tcBorders>
            <w:shd w:val="clear" w:color="000000" w:fill="95B3D7"/>
            <w:noWrap/>
            <w:vAlign w:val="bottom"/>
            <w:hideMark/>
          </w:tcPr>
          <w:p w14:paraId="08F1E1FB" w14:textId="0FC5279F" w:rsidR="00C50F2A" w:rsidRPr="002D7F08" w:rsidRDefault="008F3093" w:rsidP="00460626">
            <w:pPr>
              <w:jc w:val="center"/>
              <w:rPr>
                <w:rFonts w:cs="Arial"/>
                <w:color w:val="000000"/>
                <w:lang w:eastAsia="es-MX"/>
              </w:rPr>
            </w:pPr>
            <w:r>
              <w:rPr>
                <w:rFonts w:cs="Arial"/>
                <w:color w:val="000000"/>
                <w:lang w:eastAsia="es-MX"/>
              </w:rPr>
              <w:t>6.0</w:t>
            </w:r>
          </w:p>
        </w:tc>
        <w:tc>
          <w:tcPr>
            <w:tcW w:w="1689" w:type="dxa"/>
            <w:tcBorders>
              <w:top w:val="nil"/>
              <w:left w:val="nil"/>
              <w:bottom w:val="single" w:sz="8" w:space="0" w:color="auto"/>
              <w:right w:val="nil"/>
            </w:tcBorders>
            <w:shd w:val="clear" w:color="000000" w:fill="95B3D7"/>
          </w:tcPr>
          <w:p w14:paraId="4277220A" w14:textId="77777777" w:rsidR="00C50F2A" w:rsidRPr="002D7F08" w:rsidRDefault="00C50F2A" w:rsidP="00460626">
            <w:pPr>
              <w:rPr>
                <w:rFonts w:cs="Arial"/>
                <w:color w:val="000000"/>
                <w:lang w:eastAsia="es-MX"/>
              </w:rPr>
            </w:pPr>
          </w:p>
        </w:tc>
        <w:tc>
          <w:tcPr>
            <w:tcW w:w="668" w:type="dxa"/>
            <w:tcBorders>
              <w:top w:val="nil"/>
              <w:left w:val="nil"/>
              <w:bottom w:val="single" w:sz="8" w:space="0" w:color="auto"/>
              <w:right w:val="single" w:sz="8" w:space="0" w:color="auto"/>
            </w:tcBorders>
            <w:shd w:val="clear" w:color="000000" w:fill="95B3D7"/>
          </w:tcPr>
          <w:p w14:paraId="6F61BAE3" w14:textId="77777777" w:rsidR="00C50F2A" w:rsidRPr="002D7F08" w:rsidRDefault="00C50F2A" w:rsidP="00460626">
            <w:pPr>
              <w:jc w:val="center"/>
              <w:rPr>
                <w:rFonts w:cs="Arial"/>
                <w:color w:val="000000"/>
                <w:lang w:eastAsia="es-MX"/>
              </w:rPr>
            </w:pPr>
          </w:p>
        </w:tc>
      </w:tr>
      <w:tr w:rsidR="00D662CA" w:rsidRPr="002D7F08" w14:paraId="5D003988" w14:textId="77777777" w:rsidTr="008F3093">
        <w:trPr>
          <w:trHeight w:val="315"/>
        </w:trPr>
        <w:tc>
          <w:tcPr>
            <w:tcW w:w="851" w:type="dxa"/>
            <w:vMerge/>
            <w:tcBorders>
              <w:left w:val="single" w:sz="8" w:space="0" w:color="auto"/>
              <w:bottom w:val="single" w:sz="8" w:space="0" w:color="000000"/>
              <w:right w:val="single" w:sz="8" w:space="0" w:color="auto"/>
            </w:tcBorders>
          </w:tcPr>
          <w:p w14:paraId="548CBF21" w14:textId="77777777" w:rsidR="00C50F2A" w:rsidRPr="002D7F08" w:rsidRDefault="00C50F2A" w:rsidP="00460626">
            <w:pPr>
              <w:rPr>
                <w:rFonts w:cs="Arial"/>
                <w:color w:val="000000"/>
                <w:lang w:eastAsia="es-MX"/>
              </w:rPr>
            </w:pPr>
          </w:p>
        </w:tc>
        <w:tc>
          <w:tcPr>
            <w:tcW w:w="1824" w:type="dxa"/>
            <w:vMerge/>
            <w:tcBorders>
              <w:top w:val="nil"/>
              <w:left w:val="single" w:sz="8" w:space="0" w:color="auto"/>
              <w:bottom w:val="single" w:sz="8" w:space="0" w:color="000000"/>
              <w:right w:val="single" w:sz="8" w:space="0" w:color="auto"/>
            </w:tcBorders>
            <w:vAlign w:val="center"/>
            <w:hideMark/>
          </w:tcPr>
          <w:p w14:paraId="368D28E9" w14:textId="77777777" w:rsidR="00C50F2A" w:rsidRPr="002D7F08" w:rsidRDefault="00C50F2A" w:rsidP="00460626">
            <w:pPr>
              <w:rPr>
                <w:rFonts w:cs="Arial"/>
                <w:color w:val="000000"/>
                <w:lang w:eastAsia="es-MX"/>
              </w:rPr>
            </w:pPr>
          </w:p>
        </w:tc>
        <w:tc>
          <w:tcPr>
            <w:tcW w:w="2510" w:type="dxa"/>
            <w:tcBorders>
              <w:top w:val="nil"/>
              <w:left w:val="nil"/>
              <w:bottom w:val="single" w:sz="8" w:space="0" w:color="auto"/>
              <w:right w:val="single" w:sz="8" w:space="0" w:color="auto"/>
            </w:tcBorders>
            <w:shd w:val="clear" w:color="000000" w:fill="95B3D7"/>
            <w:noWrap/>
            <w:vAlign w:val="bottom"/>
            <w:hideMark/>
          </w:tcPr>
          <w:p w14:paraId="6AD38D26" w14:textId="6456BC38" w:rsidR="00C50F2A" w:rsidRDefault="008F3093" w:rsidP="00460626">
            <w:pPr>
              <w:rPr>
                <w:rFonts w:cs="Arial"/>
                <w:color w:val="000000"/>
                <w:lang w:eastAsia="es-MX"/>
              </w:rPr>
            </w:pPr>
            <w:r>
              <w:rPr>
                <w:rFonts w:cs="Arial"/>
                <w:color w:val="000000"/>
                <w:lang w:eastAsia="es-MX"/>
              </w:rPr>
              <w:t>Net Framework</w:t>
            </w:r>
          </w:p>
          <w:p w14:paraId="606736E7" w14:textId="76C9553F" w:rsidR="008F3093" w:rsidRPr="002D7F08" w:rsidRDefault="008F3093" w:rsidP="00460626">
            <w:pPr>
              <w:rPr>
                <w:rFonts w:cs="Arial"/>
                <w:color w:val="000000"/>
                <w:lang w:eastAsia="es-MX"/>
              </w:rPr>
            </w:pPr>
          </w:p>
        </w:tc>
        <w:tc>
          <w:tcPr>
            <w:tcW w:w="985" w:type="dxa"/>
            <w:tcBorders>
              <w:top w:val="nil"/>
              <w:left w:val="nil"/>
              <w:bottom w:val="single" w:sz="8" w:space="0" w:color="auto"/>
              <w:right w:val="single" w:sz="8" w:space="0" w:color="auto"/>
            </w:tcBorders>
            <w:shd w:val="clear" w:color="000000" w:fill="95B3D7"/>
            <w:noWrap/>
            <w:vAlign w:val="bottom"/>
            <w:hideMark/>
          </w:tcPr>
          <w:p w14:paraId="72B227F6" w14:textId="3CF5BA3E" w:rsidR="00C50F2A" w:rsidRPr="002D7F08" w:rsidRDefault="008F3093" w:rsidP="00460626">
            <w:pPr>
              <w:jc w:val="center"/>
              <w:rPr>
                <w:rFonts w:cs="Arial"/>
                <w:color w:val="000000"/>
                <w:lang w:eastAsia="es-MX"/>
              </w:rPr>
            </w:pPr>
            <w:r>
              <w:rPr>
                <w:rFonts w:cs="Arial"/>
                <w:color w:val="000000"/>
                <w:lang w:eastAsia="es-MX"/>
              </w:rPr>
              <w:t>4.5</w:t>
            </w:r>
          </w:p>
        </w:tc>
        <w:tc>
          <w:tcPr>
            <w:tcW w:w="1689" w:type="dxa"/>
            <w:tcBorders>
              <w:top w:val="nil"/>
              <w:left w:val="nil"/>
              <w:bottom w:val="single" w:sz="8" w:space="0" w:color="auto"/>
              <w:right w:val="nil"/>
            </w:tcBorders>
            <w:shd w:val="clear" w:color="000000" w:fill="95B3D7"/>
          </w:tcPr>
          <w:p w14:paraId="37B405B9" w14:textId="77777777" w:rsidR="00C50F2A" w:rsidRPr="002D7F08" w:rsidRDefault="00C50F2A" w:rsidP="00460626">
            <w:pPr>
              <w:rPr>
                <w:color w:val="000000"/>
                <w:lang w:eastAsia="es-MX"/>
              </w:rPr>
            </w:pPr>
          </w:p>
        </w:tc>
        <w:tc>
          <w:tcPr>
            <w:tcW w:w="668" w:type="dxa"/>
            <w:tcBorders>
              <w:top w:val="nil"/>
              <w:left w:val="nil"/>
              <w:bottom w:val="single" w:sz="8" w:space="0" w:color="auto"/>
              <w:right w:val="single" w:sz="8" w:space="0" w:color="auto"/>
            </w:tcBorders>
            <w:shd w:val="clear" w:color="000000" w:fill="95B3D7"/>
          </w:tcPr>
          <w:p w14:paraId="104C5FB4" w14:textId="77777777" w:rsidR="00C50F2A" w:rsidRPr="002D7F08" w:rsidRDefault="00C50F2A" w:rsidP="00460626">
            <w:pPr>
              <w:jc w:val="center"/>
              <w:rPr>
                <w:rFonts w:cs="Arial"/>
                <w:color w:val="000000"/>
                <w:lang w:eastAsia="es-MX"/>
              </w:rPr>
            </w:pPr>
          </w:p>
        </w:tc>
      </w:tr>
      <w:tr w:rsidR="008F3093" w:rsidRPr="002D7F08" w14:paraId="66E16E6F" w14:textId="77777777" w:rsidTr="008F3093">
        <w:trPr>
          <w:trHeight w:val="315"/>
          <w:hidden/>
        </w:trPr>
        <w:tc>
          <w:tcPr>
            <w:tcW w:w="851" w:type="dxa"/>
            <w:vMerge w:val="restart"/>
            <w:tcBorders>
              <w:top w:val="nil"/>
              <w:left w:val="single" w:sz="8" w:space="0" w:color="auto"/>
              <w:right w:val="single" w:sz="8" w:space="0" w:color="auto"/>
            </w:tcBorders>
          </w:tcPr>
          <w:p w14:paraId="6CABF8A3" w14:textId="68110CA1" w:rsidR="008F3093" w:rsidRPr="002D7F08" w:rsidRDefault="00132B36" w:rsidP="008F3093">
            <w:pPr>
              <w:rPr>
                <w:rFonts w:cs="Arial"/>
                <w:color w:val="000000"/>
                <w:lang w:eastAsia="es-MX"/>
              </w:rPr>
            </w:pPr>
            <w:ins w:id="527" w:author="Sat Sye8" w:date="2020-10-23T17:32:00Z">
              <w:r>
                <w:rPr>
                  <w:rFonts w:cs="Arial"/>
                  <w:i/>
                  <w:vanish/>
                  <w:color w:val="0000FF"/>
                </w:rPr>
                <w:t>ID08I</w:t>
              </w:r>
              <w:r>
                <w:rPr>
                  <w:rFonts w:cs="Arial"/>
                  <w:i/>
                  <w:color w:val="0000FF"/>
                </w:rPr>
                <w:t>ID08</w:t>
              </w:r>
            </w:ins>
            <w:del w:id="528" w:author="Sat Sye8" w:date="2020-10-23T17:32:00Z">
              <w:r w:rsidR="008F3093" w:rsidRPr="002D7F08" w:rsidDel="00132B36">
                <w:rPr>
                  <w:rFonts w:cs="Arial"/>
                  <w:i/>
                  <w:vanish/>
                  <w:color w:val="0000FF"/>
                </w:rPr>
                <w:delText>02</w:delText>
              </w:r>
            </w:del>
          </w:p>
        </w:tc>
        <w:tc>
          <w:tcPr>
            <w:tcW w:w="182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C6E6414" w14:textId="77777777" w:rsidR="008F3093" w:rsidRPr="002D7F08" w:rsidRDefault="008F3093" w:rsidP="008F3093">
            <w:pPr>
              <w:rPr>
                <w:rFonts w:cs="Arial"/>
                <w:color w:val="000000"/>
                <w:lang w:eastAsia="es-MX"/>
              </w:rPr>
            </w:pPr>
            <w:r w:rsidRPr="002D7F08">
              <w:rPr>
                <w:rFonts w:cs="Arial"/>
                <w:color w:val="000000"/>
                <w:lang w:eastAsia="es-MX"/>
              </w:rPr>
              <w:t>Procesamiento</w:t>
            </w:r>
          </w:p>
        </w:tc>
        <w:tc>
          <w:tcPr>
            <w:tcW w:w="2510" w:type="dxa"/>
            <w:tcBorders>
              <w:top w:val="nil"/>
              <w:left w:val="nil"/>
              <w:bottom w:val="single" w:sz="8" w:space="0" w:color="auto"/>
              <w:right w:val="single" w:sz="8" w:space="0" w:color="auto"/>
            </w:tcBorders>
            <w:shd w:val="clear" w:color="auto" w:fill="auto"/>
            <w:noWrap/>
            <w:vAlign w:val="bottom"/>
            <w:hideMark/>
          </w:tcPr>
          <w:p w14:paraId="7B60FA71" w14:textId="0D48602B" w:rsidR="008F3093" w:rsidRDefault="008F3093" w:rsidP="008F3093">
            <w:pPr>
              <w:rPr>
                <w:rFonts w:cs="Arial"/>
                <w:color w:val="000000"/>
                <w:lang w:eastAsia="es-MX"/>
              </w:rPr>
            </w:pPr>
            <w:r w:rsidRPr="002D7F08">
              <w:rPr>
                <w:rFonts w:cs="Arial"/>
                <w:color w:val="000000"/>
                <w:lang w:eastAsia="es-MX"/>
              </w:rPr>
              <w:t>Sistema Operativo</w:t>
            </w:r>
          </w:p>
          <w:p w14:paraId="5202053E" w14:textId="5274B590" w:rsidR="008F3093" w:rsidRPr="002D7F08" w:rsidRDefault="008F3093" w:rsidP="008F3093">
            <w:pPr>
              <w:rPr>
                <w:rFonts w:cs="Arial"/>
                <w:color w:val="000000"/>
                <w:lang w:eastAsia="es-MX"/>
              </w:rPr>
            </w:pPr>
            <w:r w:rsidRPr="008F3093">
              <w:rPr>
                <w:rFonts w:cs="Arial"/>
                <w:color w:val="000000"/>
                <w:lang w:eastAsia="es-MX"/>
              </w:rPr>
              <w:t>Windows Server</w:t>
            </w:r>
          </w:p>
        </w:tc>
        <w:tc>
          <w:tcPr>
            <w:tcW w:w="985" w:type="dxa"/>
            <w:tcBorders>
              <w:top w:val="nil"/>
              <w:left w:val="nil"/>
              <w:bottom w:val="single" w:sz="8" w:space="0" w:color="auto"/>
              <w:right w:val="single" w:sz="8" w:space="0" w:color="auto"/>
            </w:tcBorders>
            <w:shd w:val="clear" w:color="auto" w:fill="auto"/>
            <w:noWrap/>
            <w:vAlign w:val="bottom"/>
            <w:hideMark/>
          </w:tcPr>
          <w:p w14:paraId="328FFB48" w14:textId="62664088" w:rsidR="008F3093" w:rsidRPr="002D7F08" w:rsidRDefault="008F3093" w:rsidP="008F3093">
            <w:pPr>
              <w:jc w:val="center"/>
              <w:rPr>
                <w:rFonts w:cs="Arial"/>
                <w:color w:val="000000"/>
                <w:lang w:eastAsia="es-MX"/>
              </w:rPr>
            </w:pPr>
            <w:r>
              <w:rPr>
                <w:rFonts w:cs="Arial"/>
                <w:color w:val="000000"/>
                <w:lang w:eastAsia="es-MX"/>
              </w:rPr>
              <w:t>2012</w:t>
            </w:r>
          </w:p>
        </w:tc>
        <w:tc>
          <w:tcPr>
            <w:tcW w:w="1689" w:type="dxa"/>
            <w:tcBorders>
              <w:top w:val="nil"/>
              <w:left w:val="nil"/>
              <w:bottom w:val="single" w:sz="8" w:space="0" w:color="auto"/>
              <w:right w:val="nil"/>
            </w:tcBorders>
          </w:tcPr>
          <w:p w14:paraId="58A7D83D" w14:textId="1DFF5043" w:rsidR="008F3093" w:rsidRPr="002D7F08" w:rsidRDefault="008F3093" w:rsidP="008F3093">
            <w:pPr>
              <w:rPr>
                <w:rFonts w:cs="Arial"/>
                <w:color w:val="000000"/>
                <w:lang w:eastAsia="es-MX"/>
              </w:rPr>
            </w:pPr>
            <w:r w:rsidRPr="008F3093">
              <w:rPr>
                <w:rFonts w:cs="Arial"/>
                <w:color w:val="000000"/>
                <w:lang w:eastAsia="es-MX"/>
              </w:rPr>
              <w:t>R2, Estándar, 64 Bits,</w:t>
            </w:r>
          </w:p>
        </w:tc>
        <w:tc>
          <w:tcPr>
            <w:tcW w:w="668" w:type="dxa"/>
            <w:tcBorders>
              <w:top w:val="nil"/>
              <w:left w:val="nil"/>
              <w:bottom w:val="single" w:sz="8" w:space="0" w:color="auto"/>
              <w:right w:val="single" w:sz="8" w:space="0" w:color="auto"/>
            </w:tcBorders>
          </w:tcPr>
          <w:p w14:paraId="3A1F8942" w14:textId="77777777" w:rsidR="008F3093" w:rsidRPr="002D7F08" w:rsidRDefault="008F3093" w:rsidP="008F3093">
            <w:pPr>
              <w:jc w:val="center"/>
              <w:rPr>
                <w:rFonts w:cs="Arial"/>
                <w:color w:val="000000"/>
                <w:lang w:eastAsia="es-MX"/>
              </w:rPr>
            </w:pPr>
          </w:p>
        </w:tc>
      </w:tr>
      <w:tr w:rsidR="008F3093" w:rsidRPr="002D7F08" w14:paraId="094783D7" w14:textId="77777777" w:rsidTr="008F3093">
        <w:trPr>
          <w:trHeight w:val="525"/>
        </w:trPr>
        <w:tc>
          <w:tcPr>
            <w:tcW w:w="851" w:type="dxa"/>
            <w:vMerge/>
            <w:tcBorders>
              <w:left w:val="single" w:sz="8" w:space="0" w:color="auto"/>
              <w:right w:val="single" w:sz="8" w:space="0" w:color="auto"/>
            </w:tcBorders>
          </w:tcPr>
          <w:p w14:paraId="715680C6" w14:textId="77777777" w:rsidR="008F3093" w:rsidRPr="002D7F08" w:rsidRDefault="008F3093" w:rsidP="008F3093">
            <w:pPr>
              <w:rPr>
                <w:rFonts w:cs="Arial"/>
                <w:color w:val="000000"/>
                <w:lang w:eastAsia="es-MX"/>
              </w:rPr>
            </w:pPr>
          </w:p>
        </w:tc>
        <w:tc>
          <w:tcPr>
            <w:tcW w:w="1824" w:type="dxa"/>
            <w:vMerge/>
            <w:tcBorders>
              <w:top w:val="nil"/>
              <w:left w:val="single" w:sz="8" w:space="0" w:color="auto"/>
              <w:bottom w:val="single" w:sz="8" w:space="0" w:color="000000"/>
              <w:right w:val="single" w:sz="8" w:space="0" w:color="auto"/>
            </w:tcBorders>
            <w:vAlign w:val="center"/>
            <w:hideMark/>
          </w:tcPr>
          <w:p w14:paraId="1E970DB7" w14:textId="77777777" w:rsidR="008F3093" w:rsidRPr="002D7F08" w:rsidRDefault="008F3093" w:rsidP="008F3093">
            <w:pPr>
              <w:rPr>
                <w:rFonts w:cs="Arial"/>
                <w:color w:val="000000"/>
                <w:lang w:eastAsia="es-MX"/>
              </w:rPr>
            </w:pPr>
          </w:p>
        </w:tc>
        <w:tc>
          <w:tcPr>
            <w:tcW w:w="2510" w:type="dxa"/>
            <w:tcBorders>
              <w:top w:val="nil"/>
              <w:left w:val="nil"/>
              <w:bottom w:val="single" w:sz="8" w:space="0" w:color="auto"/>
              <w:right w:val="single" w:sz="8" w:space="0" w:color="auto"/>
            </w:tcBorders>
            <w:shd w:val="clear" w:color="auto" w:fill="auto"/>
            <w:noWrap/>
            <w:vAlign w:val="bottom"/>
            <w:hideMark/>
          </w:tcPr>
          <w:p w14:paraId="45504E67" w14:textId="77777777" w:rsidR="008F3093" w:rsidRDefault="008F3093" w:rsidP="008F3093">
            <w:pPr>
              <w:rPr>
                <w:rFonts w:cs="Arial"/>
                <w:color w:val="000000"/>
                <w:lang w:eastAsia="es-MX"/>
              </w:rPr>
            </w:pPr>
            <w:r w:rsidRPr="002D7F08">
              <w:rPr>
                <w:rFonts w:cs="Arial"/>
                <w:color w:val="000000"/>
                <w:lang w:eastAsia="es-MX"/>
              </w:rPr>
              <w:t>Servidor web</w:t>
            </w:r>
            <w:r w:rsidRPr="002D7F08">
              <w:rPr>
                <w:rFonts w:cs="Arial"/>
                <w:i/>
                <w:vanish/>
                <w:color w:val="0000FF"/>
              </w:rPr>
              <w:t>(Nombre del producto de software)</w:t>
            </w:r>
          </w:p>
          <w:p w14:paraId="23F5DA9B" w14:textId="34DCAC25" w:rsidR="008F3093" w:rsidRPr="002D7F08" w:rsidRDefault="008F3093" w:rsidP="008F3093">
            <w:pPr>
              <w:rPr>
                <w:rFonts w:cs="Arial"/>
                <w:color w:val="000000"/>
                <w:lang w:eastAsia="es-MX"/>
              </w:rPr>
            </w:pPr>
            <w:r>
              <w:rPr>
                <w:rFonts w:cs="Arial"/>
                <w:color w:val="000000"/>
                <w:lang w:eastAsia="es-MX"/>
              </w:rPr>
              <w:t>IIS</w:t>
            </w:r>
          </w:p>
        </w:tc>
        <w:tc>
          <w:tcPr>
            <w:tcW w:w="985" w:type="dxa"/>
            <w:tcBorders>
              <w:top w:val="nil"/>
              <w:left w:val="nil"/>
              <w:bottom w:val="single" w:sz="8" w:space="0" w:color="auto"/>
              <w:right w:val="single" w:sz="8" w:space="0" w:color="auto"/>
            </w:tcBorders>
            <w:shd w:val="clear" w:color="auto" w:fill="auto"/>
            <w:noWrap/>
            <w:vAlign w:val="bottom"/>
            <w:hideMark/>
          </w:tcPr>
          <w:p w14:paraId="29D03DD5" w14:textId="10C4E268" w:rsidR="008F3093" w:rsidRPr="002D7F08" w:rsidRDefault="008F3093" w:rsidP="008F3093">
            <w:pPr>
              <w:jc w:val="center"/>
              <w:rPr>
                <w:rFonts w:cs="Arial"/>
                <w:color w:val="000000"/>
                <w:lang w:eastAsia="es-MX"/>
              </w:rPr>
            </w:pPr>
            <w:r>
              <w:rPr>
                <w:rFonts w:cs="Arial"/>
                <w:color w:val="000000"/>
                <w:lang w:eastAsia="es-MX"/>
              </w:rPr>
              <w:t>6.0</w:t>
            </w:r>
          </w:p>
        </w:tc>
        <w:tc>
          <w:tcPr>
            <w:tcW w:w="1689" w:type="dxa"/>
            <w:tcBorders>
              <w:top w:val="nil"/>
              <w:left w:val="nil"/>
              <w:bottom w:val="single" w:sz="8" w:space="0" w:color="auto"/>
              <w:right w:val="nil"/>
            </w:tcBorders>
          </w:tcPr>
          <w:p w14:paraId="34E0DFD5" w14:textId="77777777" w:rsidR="008F3093" w:rsidRPr="002D7F08" w:rsidRDefault="008F3093" w:rsidP="008F3093">
            <w:pPr>
              <w:rPr>
                <w:rFonts w:cs="Arial"/>
                <w:color w:val="000000"/>
                <w:lang w:eastAsia="es-MX"/>
              </w:rPr>
            </w:pPr>
          </w:p>
        </w:tc>
        <w:tc>
          <w:tcPr>
            <w:tcW w:w="668" w:type="dxa"/>
            <w:tcBorders>
              <w:top w:val="nil"/>
              <w:left w:val="nil"/>
              <w:bottom w:val="single" w:sz="8" w:space="0" w:color="auto"/>
              <w:right w:val="single" w:sz="8" w:space="0" w:color="auto"/>
            </w:tcBorders>
          </w:tcPr>
          <w:p w14:paraId="31F7C4D9" w14:textId="77777777" w:rsidR="008F3093" w:rsidRPr="002D7F08" w:rsidRDefault="008F3093" w:rsidP="008F3093">
            <w:pPr>
              <w:jc w:val="center"/>
              <w:rPr>
                <w:rFonts w:cs="Arial"/>
                <w:color w:val="000000"/>
                <w:lang w:eastAsia="es-MX"/>
              </w:rPr>
            </w:pPr>
          </w:p>
        </w:tc>
      </w:tr>
      <w:tr w:rsidR="008F3093" w:rsidRPr="002D7F08" w14:paraId="0D8B2B26" w14:textId="77777777" w:rsidTr="008F3093">
        <w:trPr>
          <w:trHeight w:val="315"/>
        </w:trPr>
        <w:tc>
          <w:tcPr>
            <w:tcW w:w="851" w:type="dxa"/>
            <w:vMerge/>
            <w:tcBorders>
              <w:left w:val="single" w:sz="8" w:space="0" w:color="auto"/>
              <w:right w:val="single" w:sz="8" w:space="0" w:color="auto"/>
            </w:tcBorders>
          </w:tcPr>
          <w:p w14:paraId="17997BC4" w14:textId="77777777" w:rsidR="008F3093" w:rsidRPr="002D7F08" w:rsidRDefault="008F3093" w:rsidP="008F3093">
            <w:pPr>
              <w:rPr>
                <w:rFonts w:cs="Arial"/>
                <w:color w:val="000000"/>
                <w:lang w:eastAsia="es-MX"/>
              </w:rPr>
            </w:pPr>
          </w:p>
        </w:tc>
        <w:tc>
          <w:tcPr>
            <w:tcW w:w="1824" w:type="dxa"/>
            <w:vMerge/>
            <w:tcBorders>
              <w:top w:val="nil"/>
              <w:left w:val="single" w:sz="8" w:space="0" w:color="auto"/>
              <w:bottom w:val="single" w:sz="8" w:space="0" w:color="000000"/>
              <w:right w:val="single" w:sz="8" w:space="0" w:color="auto"/>
            </w:tcBorders>
            <w:vAlign w:val="center"/>
            <w:hideMark/>
          </w:tcPr>
          <w:p w14:paraId="762DCB91" w14:textId="77777777" w:rsidR="008F3093" w:rsidRPr="002D7F08" w:rsidRDefault="008F3093" w:rsidP="008F3093">
            <w:pPr>
              <w:rPr>
                <w:rFonts w:cs="Arial"/>
                <w:color w:val="000000"/>
                <w:lang w:eastAsia="es-MX"/>
              </w:rPr>
            </w:pPr>
          </w:p>
        </w:tc>
        <w:tc>
          <w:tcPr>
            <w:tcW w:w="2510" w:type="dxa"/>
            <w:tcBorders>
              <w:top w:val="nil"/>
              <w:left w:val="nil"/>
              <w:bottom w:val="single" w:sz="8" w:space="0" w:color="auto"/>
              <w:right w:val="single" w:sz="8" w:space="0" w:color="auto"/>
            </w:tcBorders>
            <w:shd w:val="clear" w:color="auto" w:fill="auto"/>
            <w:noWrap/>
            <w:vAlign w:val="bottom"/>
            <w:hideMark/>
          </w:tcPr>
          <w:p w14:paraId="4D93CAC4" w14:textId="77777777" w:rsidR="008F3093" w:rsidRDefault="008F3093" w:rsidP="008F3093">
            <w:pPr>
              <w:rPr>
                <w:rFonts w:cs="Arial"/>
                <w:color w:val="000000"/>
                <w:lang w:eastAsia="es-MX"/>
              </w:rPr>
            </w:pPr>
            <w:r>
              <w:rPr>
                <w:rFonts w:cs="Arial"/>
                <w:color w:val="000000"/>
                <w:lang w:eastAsia="es-MX"/>
              </w:rPr>
              <w:t>Net Framework</w:t>
            </w:r>
          </w:p>
          <w:p w14:paraId="55E770D0" w14:textId="6C2E76E3" w:rsidR="008F3093" w:rsidRPr="002D7F08" w:rsidRDefault="008F3093" w:rsidP="008F3093">
            <w:pPr>
              <w:rPr>
                <w:rFonts w:cs="Arial"/>
                <w:color w:val="000000"/>
                <w:lang w:eastAsia="es-MX"/>
              </w:rPr>
            </w:pPr>
          </w:p>
        </w:tc>
        <w:tc>
          <w:tcPr>
            <w:tcW w:w="985" w:type="dxa"/>
            <w:tcBorders>
              <w:top w:val="nil"/>
              <w:left w:val="nil"/>
              <w:bottom w:val="single" w:sz="8" w:space="0" w:color="auto"/>
              <w:right w:val="single" w:sz="8" w:space="0" w:color="auto"/>
            </w:tcBorders>
            <w:shd w:val="clear" w:color="auto" w:fill="auto"/>
            <w:noWrap/>
            <w:vAlign w:val="bottom"/>
            <w:hideMark/>
          </w:tcPr>
          <w:p w14:paraId="2ADFAE36" w14:textId="39D6950C" w:rsidR="008F3093" w:rsidRPr="002D7F08" w:rsidRDefault="008F3093" w:rsidP="008F3093">
            <w:pPr>
              <w:jc w:val="center"/>
              <w:rPr>
                <w:rFonts w:cs="Arial"/>
                <w:color w:val="000000"/>
                <w:lang w:eastAsia="es-MX"/>
              </w:rPr>
            </w:pPr>
            <w:r>
              <w:rPr>
                <w:rFonts w:cs="Arial"/>
                <w:color w:val="000000"/>
                <w:lang w:eastAsia="es-MX"/>
              </w:rPr>
              <w:t>4.5</w:t>
            </w:r>
          </w:p>
        </w:tc>
        <w:tc>
          <w:tcPr>
            <w:tcW w:w="1689" w:type="dxa"/>
            <w:tcBorders>
              <w:top w:val="nil"/>
              <w:left w:val="nil"/>
              <w:bottom w:val="single" w:sz="8" w:space="0" w:color="auto"/>
              <w:right w:val="nil"/>
            </w:tcBorders>
          </w:tcPr>
          <w:p w14:paraId="622B0E81" w14:textId="77777777" w:rsidR="008F3093" w:rsidRPr="002D7F08" w:rsidRDefault="008F3093" w:rsidP="008F3093">
            <w:pPr>
              <w:rPr>
                <w:rFonts w:cs="Arial"/>
                <w:color w:val="000000"/>
                <w:lang w:eastAsia="es-MX"/>
              </w:rPr>
            </w:pPr>
          </w:p>
        </w:tc>
        <w:tc>
          <w:tcPr>
            <w:tcW w:w="668" w:type="dxa"/>
            <w:tcBorders>
              <w:top w:val="nil"/>
              <w:left w:val="nil"/>
              <w:bottom w:val="single" w:sz="8" w:space="0" w:color="auto"/>
              <w:right w:val="single" w:sz="8" w:space="0" w:color="auto"/>
            </w:tcBorders>
          </w:tcPr>
          <w:p w14:paraId="28D8503E" w14:textId="77777777" w:rsidR="008F3093" w:rsidRPr="002D7F08" w:rsidRDefault="008F3093" w:rsidP="008F3093">
            <w:pPr>
              <w:jc w:val="center"/>
              <w:rPr>
                <w:rFonts w:cs="Arial"/>
                <w:color w:val="000000"/>
                <w:lang w:eastAsia="es-MX"/>
              </w:rPr>
            </w:pPr>
          </w:p>
        </w:tc>
      </w:tr>
      <w:tr w:rsidR="00C50F2A" w:rsidRPr="002D7F08" w14:paraId="6E7EF65C" w14:textId="77777777" w:rsidTr="008F3093">
        <w:trPr>
          <w:trHeight w:val="315"/>
        </w:trPr>
        <w:tc>
          <w:tcPr>
            <w:tcW w:w="851" w:type="dxa"/>
            <w:vMerge/>
            <w:tcBorders>
              <w:left w:val="single" w:sz="8" w:space="0" w:color="auto"/>
              <w:bottom w:val="single" w:sz="8" w:space="0" w:color="000000"/>
              <w:right w:val="single" w:sz="8" w:space="0" w:color="auto"/>
            </w:tcBorders>
          </w:tcPr>
          <w:p w14:paraId="2F03155E" w14:textId="77777777" w:rsidR="00C50F2A" w:rsidRPr="002D7F08" w:rsidRDefault="00C50F2A" w:rsidP="00460626">
            <w:pPr>
              <w:rPr>
                <w:rFonts w:cs="Arial"/>
                <w:color w:val="000000"/>
                <w:lang w:eastAsia="es-MX"/>
              </w:rPr>
            </w:pPr>
          </w:p>
        </w:tc>
        <w:tc>
          <w:tcPr>
            <w:tcW w:w="1824" w:type="dxa"/>
            <w:vMerge/>
            <w:tcBorders>
              <w:top w:val="nil"/>
              <w:left w:val="single" w:sz="8" w:space="0" w:color="auto"/>
              <w:bottom w:val="single" w:sz="8" w:space="0" w:color="000000"/>
              <w:right w:val="single" w:sz="8" w:space="0" w:color="auto"/>
            </w:tcBorders>
            <w:vAlign w:val="center"/>
            <w:hideMark/>
          </w:tcPr>
          <w:p w14:paraId="24577258" w14:textId="77777777" w:rsidR="00C50F2A" w:rsidRPr="002D7F08" w:rsidRDefault="00C50F2A" w:rsidP="00460626">
            <w:pPr>
              <w:rPr>
                <w:rFonts w:cs="Arial"/>
                <w:color w:val="000000"/>
                <w:lang w:eastAsia="es-MX"/>
              </w:rPr>
            </w:pPr>
          </w:p>
        </w:tc>
        <w:tc>
          <w:tcPr>
            <w:tcW w:w="2510" w:type="dxa"/>
            <w:tcBorders>
              <w:top w:val="nil"/>
              <w:left w:val="nil"/>
              <w:bottom w:val="single" w:sz="8" w:space="0" w:color="auto"/>
              <w:right w:val="single" w:sz="8" w:space="0" w:color="auto"/>
            </w:tcBorders>
            <w:shd w:val="clear" w:color="auto" w:fill="auto"/>
            <w:noWrap/>
            <w:vAlign w:val="bottom"/>
            <w:hideMark/>
          </w:tcPr>
          <w:p w14:paraId="49CA607A" w14:textId="47F8D02F" w:rsidR="00C50F2A" w:rsidRPr="002D7F08" w:rsidRDefault="008F3093" w:rsidP="00460626">
            <w:pPr>
              <w:rPr>
                <w:rFonts w:cs="Arial"/>
                <w:color w:val="000000"/>
                <w:lang w:eastAsia="es-MX"/>
              </w:rPr>
            </w:pPr>
            <w:r w:rsidRPr="002D7F08">
              <w:rPr>
                <w:rFonts w:cs="Arial"/>
                <w:i/>
                <w:vanish/>
                <w:color w:val="0000FF"/>
              </w:rPr>
              <w:t xml:space="preserve"> </w:t>
            </w:r>
            <w:r w:rsidR="00C50F2A" w:rsidRPr="002D7F08">
              <w:rPr>
                <w:rFonts w:cs="Arial"/>
                <w:i/>
                <w:vanish/>
                <w:color w:val="0000FF"/>
              </w:rPr>
              <w:t>(Nombre del producto de software)</w:t>
            </w:r>
          </w:p>
        </w:tc>
        <w:tc>
          <w:tcPr>
            <w:tcW w:w="985" w:type="dxa"/>
            <w:tcBorders>
              <w:top w:val="nil"/>
              <w:left w:val="nil"/>
              <w:bottom w:val="single" w:sz="8" w:space="0" w:color="auto"/>
              <w:right w:val="single" w:sz="8" w:space="0" w:color="auto"/>
            </w:tcBorders>
            <w:shd w:val="clear" w:color="auto" w:fill="auto"/>
            <w:noWrap/>
            <w:vAlign w:val="bottom"/>
            <w:hideMark/>
          </w:tcPr>
          <w:p w14:paraId="73E3FF3C" w14:textId="77777777" w:rsidR="00C50F2A" w:rsidRPr="002D7F08" w:rsidRDefault="00C50F2A" w:rsidP="00460626">
            <w:pPr>
              <w:jc w:val="center"/>
              <w:rPr>
                <w:rFonts w:cs="Arial"/>
                <w:color w:val="000000"/>
                <w:lang w:eastAsia="es-MX"/>
              </w:rPr>
            </w:pPr>
          </w:p>
        </w:tc>
        <w:tc>
          <w:tcPr>
            <w:tcW w:w="1689" w:type="dxa"/>
            <w:tcBorders>
              <w:top w:val="nil"/>
              <w:left w:val="nil"/>
              <w:bottom w:val="single" w:sz="8" w:space="0" w:color="auto"/>
              <w:right w:val="nil"/>
            </w:tcBorders>
          </w:tcPr>
          <w:p w14:paraId="0CC3959D" w14:textId="77777777" w:rsidR="00C50F2A" w:rsidRPr="002D7F08" w:rsidRDefault="00C50F2A" w:rsidP="00460626">
            <w:pPr>
              <w:rPr>
                <w:color w:val="000000"/>
                <w:lang w:eastAsia="es-MX"/>
              </w:rPr>
            </w:pPr>
          </w:p>
        </w:tc>
        <w:tc>
          <w:tcPr>
            <w:tcW w:w="668" w:type="dxa"/>
            <w:tcBorders>
              <w:top w:val="nil"/>
              <w:left w:val="nil"/>
              <w:bottom w:val="single" w:sz="8" w:space="0" w:color="auto"/>
              <w:right w:val="single" w:sz="8" w:space="0" w:color="auto"/>
            </w:tcBorders>
          </w:tcPr>
          <w:p w14:paraId="464F6267" w14:textId="77777777" w:rsidR="00C50F2A" w:rsidRPr="002D7F08" w:rsidRDefault="00C50F2A" w:rsidP="00460626">
            <w:pPr>
              <w:jc w:val="center"/>
              <w:rPr>
                <w:rFonts w:cs="Arial"/>
                <w:color w:val="000000"/>
                <w:lang w:eastAsia="es-MX"/>
              </w:rPr>
            </w:pPr>
          </w:p>
        </w:tc>
      </w:tr>
      <w:tr w:rsidR="008F3093" w:rsidRPr="002D7F08" w14:paraId="6358D60E" w14:textId="77777777" w:rsidTr="00A967E6">
        <w:tblPrEx>
          <w:tblW w:w="8527" w:type="dxa"/>
          <w:tblInd w:w="55" w:type="dxa"/>
          <w:tblCellMar>
            <w:left w:w="70" w:type="dxa"/>
            <w:right w:w="70" w:type="dxa"/>
          </w:tblCellMar>
          <w:tblPrExChange w:id="529" w:author="Qualtop" w:date="2020-11-11T17:20:00Z">
            <w:tblPrEx>
              <w:tblW w:w="8527" w:type="dxa"/>
              <w:tblInd w:w="55" w:type="dxa"/>
              <w:tblCellMar>
                <w:left w:w="70" w:type="dxa"/>
                <w:right w:w="70" w:type="dxa"/>
              </w:tblCellMar>
            </w:tblPrEx>
          </w:tblPrExChange>
        </w:tblPrEx>
        <w:trPr>
          <w:trHeight w:val="525"/>
          <w:trPrChange w:id="530" w:author="Qualtop" w:date="2020-11-11T17:20:00Z">
            <w:trPr>
              <w:gridBefore w:val="1"/>
              <w:trHeight w:val="525"/>
            </w:trPr>
          </w:trPrChange>
        </w:trPr>
        <w:tc>
          <w:tcPr>
            <w:tcW w:w="851" w:type="dxa"/>
            <w:vMerge w:val="restart"/>
            <w:tcBorders>
              <w:top w:val="single" w:sz="8" w:space="0" w:color="000000"/>
              <w:left w:val="single" w:sz="8" w:space="0" w:color="auto"/>
              <w:bottom w:val="single" w:sz="4" w:space="0" w:color="auto"/>
              <w:right w:val="single" w:sz="8" w:space="0" w:color="auto"/>
            </w:tcBorders>
            <w:shd w:val="clear" w:color="000000" w:fill="95B3D7"/>
            <w:tcPrChange w:id="531" w:author="Qualtop" w:date="2020-11-11T17:20:00Z">
              <w:tcPr>
                <w:tcW w:w="851" w:type="dxa"/>
                <w:gridSpan w:val="2"/>
                <w:vMerge w:val="restart"/>
                <w:tcBorders>
                  <w:top w:val="single" w:sz="8" w:space="0" w:color="000000"/>
                  <w:left w:val="single" w:sz="8" w:space="0" w:color="auto"/>
                  <w:bottom w:val="single" w:sz="4" w:space="0" w:color="auto"/>
                  <w:right w:val="single" w:sz="8" w:space="0" w:color="auto"/>
                </w:tcBorders>
                <w:shd w:val="clear" w:color="000000" w:fill="95B3D7"/>
              </w:tcPr>
            </w:tcPrChange>
          </w:tcPr>
          <w:p w14:paraId="17BE2BAC" w14:textId="14A70A16" w:rsidR="008F3093" w:rsidRPr="002D7F08" w:rsidRDefault="00132B36" w:rsidP="008F3093">
            <w:pPr>
              <w:rPr>
                <w:rFonts w:cs="Arial"/>
                <w:color w:val="000000"/>
                <w:lang w:eastAsia="es-MX"/>
              </w:rPr>
            </w:pPr>
            <w:ins w:id="532" w:author="Sat Sye8" w:date="2020-10-23T17:32:00Z">
              <w:del w:id="533" w:author="Qualtop" w:date="2020-11-11T17:20:00Z">
                <w:r w:rsidDel="00A967E6">
                  <w:rPr>
                    <w:rFonts w:cs="Arial"/>
                    <w:i/>
                    <w:color w:val="0000FF"/>
                  </w:rPr>
                  <w:delText>ID04</w:delText>
                </w:r>
              </w:del>
            </w:ins>
            <w:del w:id="534" w:author="Qualtop" w:date="2020-11-11T17:20:00Z">
              <w:r w:rsidR="008F3093" w:rsidRPr="002D7F08" w:rsidDel="00A967E6">
                <w:rPr>
                  <w:rFonts w:cs="Arial"/>
                  <w:i/>
                  <w:vanish/>
                  <w:color w:val="0000FF"/>
                </w:rPr>
                <w:delText>03</w:delText>
              </w:r>
            </w:del>
          </w:p>
        </w:tc>
        <w:tc>
          <w:tcPr>
            <w:tcW w:w="1824" w:type="dxa"/>
            <w:vMerge w:val="restart"/>
            <w:tcBorders>
              <w:top w:val="single" w:sz="8" w:space="0" w:color="000000"/>
              <w:left w:val="single" w:sz="8" w:space="0" w:color="auto"/>
              <w:bottom w:val="single" w:sz="4" w:space="0" w:color="auto"/>
              <w:right w:val="single" w:sz="8" w:space="0" w:color="auto"/>
            </w:tcBorders>
            <w:shd w:val="clear" w:color="000000" w:fill="95B3D7"/>
            <w:noWrap/>
            <w:vAlign w:val="bottom"/>
            <w:tcPrChange w:id="535" w:author="Qualtop" w:date="2020-11-11T17:20:00Z">
              <w:tcPr>
                <w:tcW w:w="1824" w:type="dxa"/>
                <w:gridSpan w:val="2"/>
                <w:vMerge w:val="restart"/>
                <w:tcBorders>
                  <w:top w:val="single" w:sz="8" w:space="0" w:color="000000"/>
                  <w:left w:val="single" w:sz="8" w:space="0" w:color="auto"/>
                  <w:bottom w:val="single" w:sz="4" w:space="0" w:color="auto"/>
                  <w:right w:val="single" w:sz="8" w:space="0" w:color="auto"/>
                </w:tcBorders>
                <w:shd w:val="clear" w:color="000000" w:fill="95B3D7"/>
                <w:noWrap/>
                <w:vAlign w:val="bottom"/>
              </w:tcPr>
            </w:tcPrChange>
          </w:tcPr>
          <w:p w14:paraId="759E2FE3" w14:textId="47BD86EA" w:rsidR="008F3093" w:rsidRPr="002D7F08" w:rsidDel="00A967E6" w:rsidRDefault="00A967E6" w:rsidP="008F3093">
            <w:pPr>
              <w:rPr>
                <w:del w:id="536" w:author="Qualtop" w:date="2020-11-11T17:20:00Z"/>
                <w:rFonts w:cs="Arial"/>
                <w:color w:val="000000"/>
                <w:lang w:eastAsia="es-MX"/>
              </w:rPr>
            </w:pPr>
            <w:ins w:id="537" w:author="Qualtop" w:date="2020-11-11T17:21:00Z">
              <w:r>
                <w:rPr>
                  <w:rFonts w:cs="Arial"/>
                  <w:color w:val="000000"/>
                  <w:lang w:eastAsia="es-MX"/>
                </w:rPr>
                <w:t>NEPE</w:t>
              </w:r>
            </w:ins>
            <w:del w:id="538" w:author="Qualtop" w:date="2020-11-11T17:20:00Z">
              <w:r w:rsidR="008F3093" w:rsidRPr="002D7F08" w:rsidDel="00A967E6">
                <w:rPr>
                  <w:rFonts w:cs="Arial"/>
                  <w:color w:val="000000"/>
                  <w:lang w:eastAsia="es-MX"/>
                </w:rPr>
                <w:delText>Datos</w:delText>
              </w:r>
            </w:del>
          </w:p>
          <w:p w14:paraId="509FFF77" w14:textId="23BCDDD9" w:rsidR="008F3093" w:rsidRPr="002D7F08" w:rsidDel="00A967E6" w:rsidRDefault="008F3093" w:rsidP="008F3093">
            <w:pPr>
              <w:rPr>
                <w:del w:id="539" w:author="Qualtop" w:date="2020-11-11T17:20:00Z"/>
                <w:color w:val="000000"/>
                <w:lang w:eastAsia="es-MX"/>
              </w:rPr>
            </w:pPr>
            <w:del w:id="540" w:author="Qualtop" w:date="2020-11-11T17:20:00Z">
              <w:r w:rsidRPr="002D7F08" w:rsidDel="00A967E6">
                <w:rPr>
                  <w:color w:val="000000"/>
                  <w:lang w:eastAsia="es-MX"/>
                </w:rPr>
                <w:delText> </w:delText>
              </w:r>
            </w:del>
          </w:p>
          <w:p w14:paraId="25185691" w14:textId="77777777" w:rsidR="008F3093" w:rsidRPr="002D7F08" w:rsidRDefault="008F3093">
            <w:pPr>
              <w:jc w:val="center"/>
              <w:rPr>
                <w:rFonts w:cs="Arial"/>
                <w:color w:val="000000"/>
                <w:lang w:eastAsia="es-MX"/>
              </w:rPr>
              <w:pPrChange w:id="541" w:author="Qualtop" w:date="2020-11-11T17:21:00Z">
                <w:pPr/>
              </w:pPrChange>
            </w:pPr>
          </w:p>
        </w:tc>
        <w:tc>
          <w:tcPr>
            <w:tcW w:w="2510" w:type="dxa"/>
            <w:tcBorders>
              <w:top w:val="nil"/>
              <w:left w:val="nil"/>
              <w:bottom w:val="single" w:sz="8" w:space="0" w:color="auto"/>
              <w:right w:val="single" w:sz="8" w:space="0" w:color="auto"/>
            </w:tcBorders>
            <w:shd w:val="clear" w:color="000000" w:fill="95B3D7"/>
            <w:noWrap/>
            <w:vAlign w:val="bottom"/>
            <w:tcPrChange w:id="542" w:author="Qualtop" w:date="2020-11-11T17:20:00Z">
              <w:tcPr>
                <w:tcW w:w="2510" w:type="dxa"/>
                <w:gridSpan w:val="2"/>
                <w:tcBorders>
                  <w:top w:val="nil"/>
                  <w:left w:val="nil"/>
                  <w:bottom w:val="single" w:sz="8" w:space="0" w:color="auto"/>
                  <w:right w:val="single" w:sz="8" w:space="0" w:color="auto"/>
                </w:tcBorders>
                <w:shd w:val="clear" w:color="000000" w:fill="95B3D7"/>
                <w:noWrap/>
                <w:vAlign w:val="bottom"/>
              </w:tcPr>
            </w:tcPrChange>
          </w:tcPr>
          <w:p w14:paraId="1214EDB8" w14:textId="6CD8CA24" w:rsidR="008F3093" w:rsidDel="00A967E6" w:rsidRDefault="008B6F3A" w:rsidP="008F3093">
            <w:pPr>
              <w:rPr>
                <w:del w:id="543" w:author="Qualtop" w:date="2020-11-11T17:20:00Z"/>
                <w:rFonts w:cs="Arial"/>
                <w:color w:val="000000"/>
                <w:lang w:eastAsia="es-MX"/>
              </w:rPr>
            </w:pPr>
            <w:ins w:id="544" w:author="Qualtop" w:date="2020-11-11T18:25:00Z">
              <w:r>
                <w:rPr>
                  <w:rFonts w:cs="Arial"/>
                  <w:color w:val="000000"/>
                  <w:lang w:eastAsia="es-MX"/>
                </w:rPr>
                <w:t xml:space="preserve">SO </w:t>
              </w:r>
              <w:r>
                <w:rPr>
                  <w:rFonts w:cs="Arial"/>
                </w:rPr>
                <w:t xml:space="preserve">HP UX </w:t>
              </w:r>
            </w:ins>
            <w:del w:id="545" w:author="Qualtop" w:date="2020-11-11T17:20:00Z">
              <w:r w:rsidR="008F3093" w:rsidRPr="002D7F08" w:rsidDel="00A967E6">
                <w:rPr>
                  <w:rFonts w:cs="Arial"/>
                  <w:color w:val="000000"/>
                  <w:lang w:eastAsia="es-MX"/>
                </w:rPr>
                <w:delText>Sistema Operativo</w:delText>
              </w:r>
            </w:del>
          </w:p>
          <w:p w14:paraId="31BDC674" w14:textId="4738B507" w:rsidR="008F3093" w:rsidRPr="002D7F08" w:rsidRDefault="008F3093" w:rsidP="008F3093">
            <w:pPr>
              <w:rPr>
                <w:rFonts w:cs="Arial"/>
                <w:color w:val="000000"/>
                <w:lang w:eastAsia="es-MX"/>
              </w:rPr>
            </w:pPr>
            <w:del w:id="546" w:author="Qualtop" w:date="2020-11-11T17:20:00Z">
              <w:r w:rsidRPr="008F3093" w:rsidDel="00A967E6">
                <w:rPr>
                  <w:rFonts w:cs="Arial"/>
                  <w:color w:val="000000"/>
                  <w:lang w:eastAsia="es-MX"/>
                </w:rPr>
                <w:delText>Windows Server</w:delText>
              </w:r>
            </w:del>
          </w:p>
        </w:tc>
        <w:tc>
          <w:tcPr>
            <w:tcW w:w="985" w:type="dxa"/>
            <w:tcBorders>
              <w:top w:val="nil"/>
              <w:left w:val="nil"/>
              <w:bottom w:val="single" w:sz="8" w:space="0" w:color="auto"/>
              <w:right w:val="single" w:sz="8" w:space="0" w:color="auto"/>
            </w:tcBorders>
            <w:shd w:val="clear" w:color="000000" w:fill="95B3D7"/>
            <w:noWrap/>
            <w:vAlign w:val="bottom"/>
            <w:tcPrChange w:id="547" w:author="Qualtop" w:date="2020-11-11T17:20:00Z">
              <w:tcPr>
                <w:tcW w:w="985" w:type="dxa"/>
                <w:gridSpan w:val="2"/>
                <w:tcBorders>
                  <w:top w:val="nil"/>
                  <w:left w:val="nil"/>
                  <w:bottom w:val="single" w:sz="8" w:space="0" w:color="auto"/>
                  <w:right w:val="single" w:sz="8" w:space="0" w:color="auto"/>
                </w:tcBorders>
                <w:shd w:val="clear" w:color="000000" w:fill="95B3D7"/>
                <w:noWrap/>
                <w:vAlign w:val="bottom"/>
              </w:tcPr>
            </w:tcPrChange>
          </w:tcPr>
          <w:p w14:paraId="58731872" w14:textId="4704D947" w:rsidR="008F3093" w:rsidRPr="002D7F08" w:rsidRDefault="008B6F3A" w:rsidP="008F3093">
            <w:pPr>
              <w:jc w:val="center"/>
              <w:rPr>
                <w:rFonts w:cs="Arial"/>
                <w:color w:val="000000"/>
                <w:lang w:eastAsia="es-MX"/>
              </w:rPr>
            </w:pPr>
            <w:ins w:id="548" w:author="Qualtop" w:date="2020-11-11T18:25:00Z">
              <w:r>
                <w:rPr>
                  <w:rFonts w:cs="Arial"/>
                  <w:color w:val="000000"/>
                  <w:lang w:eastAsia="es-MX"/>
                </w:rPr>
                <w:t>11.11</w:t>
              </w:r>
            </w:ins>
            <w:del w:id="549" w:author="Qualtop" w:date="2020-11-11T17:20:00Z">
              <w:r w:rsidR="008F3093" w:rsidDel="00A967E6">
                <w:rPr>
                  <w:rFonts w:cs="Arial"/>
                  <w:color w:val="000000"/>
                  <w:lang w:eastAsia="es-MX"/>
                </w:rPr>
                <w:delText>2012</w:delText>
              </w:r>
            </w:del>
          </w:p>
        </w:tc>
        <w:tc>
          <w:tcPr>
            <w:tcW w:w="1689" w:type="dxa"/>
            <w:tcBorders>
              <w:top w:val="nil"/>
              <w:left w:val="nil"/>
              <w:bottom w:val="single" w:sz="8" w:space="0" w:color="auto"/>
              <w:right w:val="nil"/>
            </w:tcBorders>
            <w:shd w:val="clear" w:color="000000" w:fill="95B3D7"/>
            <w:tcPrChange w:id="550" w:author="Qualtop" w:date="2020-11-11T17:20:00Z">
              <w:tcPr>
                <w:tcW w:w="1689" w:type="dxa"/>
                <w:gridSpan w:val="3"/>
                <w:tcBorders>
                  <w:top w:val="nil"/>
                  <w:left w:val="nil"/>
                  <w:bottom w:val="single" w:sz="8" w:space="0" w:color="auto"/>
                  <w:right w:val="nil"/>
                </w:tcBorders>
                <w:shd w:val="clear" w:color="000000" w:fill="95B3D7"/>
              </w:tcPr>
            </w:tcPrChange>
          </w:tcPr>
          <w:p w14:paraId="527DB21E" w14:textId="0090B4C5" w:rsidR="008F3093" w:rsidRPr="002D7F08" w:rsidRDefault="008F3093" w:rsidP="008F3093">
            <w:pPr>
              <w:rPr>
                <w:rFonts w:cs="Arial"/>
                <w:color w:val="000000"/>
                <w:lang w:eastAsia="es-MX"/>
              </w:rPr>
            </w:pPr>
            <w:del w:id="551" w:author="Qualtop" w:date="2020-11-11T17:20:00Z">
              <w:r w:rsidRPr="008F3093" w:rsidDel="00A967E6">
                <w:rPr>
                  <w:rFonts w:cs="Arial"/>
                  <w:color w:val="000000"/>
                  <w:lang w:eastAsia="es-MX"/>
                </w:rPr>
                <w:delText>R2, Estándar, 64 Bits,</w:delText>
              </w:r>
            </w:del>
          </w:p>
        </w:tc>
        <w:tc>
          <w:tcPr>
            <w:tcW w:w="668" w:type="dxa"/>
            <w:tcBorders>
              <w:top w:val="nil"/>
              <w:left w:val="nil"/>
              <w:bottom w:val="single" w:sz="8" w:space="0" w:color="auto"/>
              <w:right w:val="single" w:sz="8" w:space="0" w:color="auto"/>
            </w:tcBorders>
            <w:shd w:val="clear" w:color="000000" w:fill="95B3D7"/>
            <w:tcPrChange w:id="552" w:author="Qualtop" w:date="2020-11-11T17:20:00Z">
              <w:tcPr>
                <w:tcW w:w="668" w:type="dxa"/>
                <w:gridSpan w:val="3"/>
                <w:tcBorders>
                  <w:top w:val="nil"/>
                  <w:left w:val="nil"/>
                  <w:bottom w:val="single" w:sz="8" w:space="0" w:color="auto"/>
                  <w:right w:val="single" w:sz="8" w:space="0" w:color="auto"/>
                </w:tcBorders>
                <w:shd w:val="clear" w:color="000000" w:fill="95B3D7"/>
              </w:tcPr>
            </w:tcPrChange>
          </w:tcPr>
          <w:p w14:paraId="3B270789" w14:textId="77777777" w:rsidR="008F3093" w:rsidRPr="002D7F08" w:rsidRDefault="008F3093" w:rsidP="008F3093">
            <w:pPr>
              <w:jc w:val="center"/>
              <w:rPr>
                <w:rFonts w:cs="Arial"/>
                <w:color w:val="000000"/>
                <w:lang w:eastAsia="es-MX"/>
              </w:rPr>
            </w:pPr>
          </w:p>
        </w:tc>
      </w:tr>
      <w:tr w:rsidR="008F3093" w:rsidRPr="002D7F08" w14:paraId="79D16858" w14:textId="77777777" w:rsidTr="00A967E6">
        <w:tblPrEx>
          <w:tblW w:w="8527" w:type="dxa"/>
          <w:tblInd w:w="55" w:type="dxa"/>
          <w:tblCellMar>
            <w:left w:w="70" w:type="dxa"/>
            <w:right w:w="70" w:type="dxa"/>
          </w:tblCellMar>
          <w:tblPrExChange w:id="553" w:author="Qualtop" w:date="2020-11-11T17:20:00Z">
            <w:tblPrEx>
              <w:tblW w:w="8527" w:type="dxa"/>
              <w:tblInd w:w="55" w:type="dxa"/>
              <w:tblCellMar>
                <w:left w:w="70" w:type="dxa"/>
                <w:right w:w="70" w:type="dxa"/>
              </w:tblCellMar>
            </w:tblPrEx>
          </w:tblPrExChange>
        </w:tblPrEx>
        <w:trPr>
          <w:trHeight w:val="315"/>
          <w:trPrChange w:id="554" w:author="Qualtop" w:date="2020-11-11T17:20:00Z">
            <w:trPr>
              <w:gridAfter w:val="0"/>
              <w:trHeight w:val="315"/>
            </w:trPr>
          </w:trPrChange>
        </w:trPr>
        <w:tc>
          <w:tcPr>
            <w:tcW w:w="851" w:type="dxa"/>
            <w:vMerge/>
            <w:tcBorders>
              <w:top w:val="single" w:sz="8" w:space="0" w:color="auto"/>
              <w:left w:val="single" w:sz="8" w:space="0" w:color="auto"/>
              <w:bottom w:val="single" w:sz="4" w:space="0" w:color="auto"/>
              <w:right w:val="single" w:sz="8" w:space="0" w:color="auto"/>
            </w:tcBorders>
            <w:shd w:val="clear" w:color="000000" w:fill="95B3D7"/>
            <w:tcPrChange w:id="555" w:author="Qualtop" w:date="2020-11-11T17:20:00Z">
              <w:tcPr>
                <w:tcW w:w="851" w:type="dxa"/>
                <w:gridSpan w:val="2"/>
                <w:vMerge/>
                <w:tcBorders>
                  <w:top w:val="single" w:sz="8" w:space="0" w:color="auto"/>
                  <w:left w:val="single" w:sz="8" w:space="0" w:color="auto"/>
                  <w:bottom w:val="single" w:sz="4" w:space="0" w:color="auto"/>
                  <w:right w:val="single" w:sz="8" w:space="0" w:color="auto"/>
                </w:tcBorders>
                <w:shd w:val="clear" w:color="000000" w:fill="95B3D7"/>
              </w:tcPr>
            </w:tcPrChange>
          </w:tcPr>
          <w:p w14:paraId="6218B545" w14:textId="77777777" w:rsidR="008F3093" w:rsidRPr="002D7F08" w:rsidRDefault="008F3093" w:rsidP="008F3093">
            <w:pPr>
              <w:rPr>
                <w:color w:val="000000"/>
                <w:lang w:eastAsia="es-MX"/>
              </w:rPr>
            </w:pPr>
          </w:p>
        </w:tc>
        <w:tc>
          <w:tcPr>
            <w:tcW w:w="1824" w:type="dxa"/>
            <w:vMerge/>
            <w:tcBorders>
              <w:top w:val="single" w:sz="8" w:space="0" w:color="auto"/>
              <w:left w:val="single" w:sz="8" w:space="0" w:color="auto"/>
              <w:bottom w:val="single" w:sz="4" w:space="0" w:color="auto"/>
              <w:right w:val="single" w:sz="8" w:space="0" w:color="auto"/>
            </w:tcBorders>
            <w:shd w:val="clear" w:color="000000" w:fill="95B3D7"/>
            <w:noWrap/>
            <w:vAlign w:val="bottom"/>
            <w:tcPrChange w:id="556" w:author="Qualtop" w:date="2020-11-11T17:20:00Z">
              <w:tcPr>
                <w:tcW w:w="1824" w:type="dxa"/>
                <w:gridSpan w:val="2"/>
                <w:vMerge/>
                <w:tcBorders>
                  <w:top w:val="single" w:sz="8" w:space="0" w:color="auto"/>
                  <w:left w:val="single" w:sz="8" w:space="0" w:color="auto"/>
                  <w:bottom w:val="single" w:sz="4" w:space="0" w:color="auto"/>
                  <w:right w:val="single" w:sz="8" w:space="0" w:color="auto"/>
                </w:tcBorders>
                <w:shd w:val="clear" w:color="000000" w:fill="95B3D7"/>
                <w:noWrap/>
                <w:vAlign w:val="bottom"/>
              </w:tcPr>
            </w:tcPrChange>
          </w:tcPr>
          <w:p w14:paraId="68EEFE44" w14:textId="77777777" w:rsidR="008F3093" w:rsidRPr="002D7F08" w:rsidRDefault="008F3093" w:rsidP="008F3093">
            <w:pPr>
              <w:rPr>
                <w:color w:val="000000"/>
                <w:lang w:eastAsia="es-MX"/>
              </w:rPr>
            </w:pPr>
          </w:p>
        </w:tc>
        <w:tc>
          <w:tcPr>
            <w:tcW w:w="2510" w:type="dxa"/>
            <w:tcBorders>
              <w:top w:val="nil"/>
              <w:left w:val="nil"/>
              <w:bottom w:val="single" w:sz="4" w:space="0" w:color="auto"/>
              <w:right w:val="single" w:sz="8" w:space="0" w:color="auto"/>
            </w:tcBorders>
            <w:shd w:val="clear" w:color="000000" w:fill="95B3D7"/>
            <w:noWrap/>
            <w:vAlign w:val="bottom"/>
            <w:tcPrChange w:id="557" w:author="Qualtop" w:date="2020-11-11T17:20:00Z">
              <w:tcPr>
                <w:tcW w:w="2510" w:type="dxa"/>
                <w:gridSpan w:val="2"/>
                <w:tcBorders>
                  <w:top w:val="nil"/>
                  <w:left w:val="nil"/>
                  <w:bottom w:val="single" w:sz="8" w:space="0" w:color="auto"/>
                  <w:right w:val="single" w:sz="8" w:space="0" w:color="auto"/>
                </w:tcBorders>
                <w:shd w:val="clear" w:color="000000" w:fill="95B3D7"/>
                <w:noWrap/>
                <w:vAlign w:val="bottom"/>
              </w:tcPr>
            </w:tcPrChange>
          </w:tcPr>
          <w:p w14:paraId="0D4E0D9A" w14:textId="6ED4398C" w:rsidR="008F3093" w:rsidDel="00A967E6" w:rsidRDefault="008F3093" w:rsidP="008F3093">
            <w:pPr>
              <w:rPr>
                <w:del w:id="558" w:author="Qualtop" w:date="2020-11-11T17:20:00Z"/>
                <w:rFonts w:cs="Arial"/>
                <w:color w:val="000000"/>
                <w:lang w:eastAsia="es-MX"/>
              </w:rPr>
            </w:pPr>
            <w:del w:id="559" w:author="Qualtop" w:date="2020-11-11T17:20:00Z">
              <w:r w:rsidRPr="002D7F08" w:rsidDel="00A967E6">
                <w:rPr>
                  <w:rFonts w:cs="Arial"/>
                  <w:color w:val="000000"/>
                  <w:lang w:eastAsia="es-MX"/>
                </w:rPr>
                <w:delText xml:space="preserve">Servidor </w:delText>
              </w:r>
              <w:r w:rsidDel="00A967E6">
                <w:rPr>
                  <w:rFonts w:cs="Arial"/>
                  <w:color w:val="000000"/>
                  <w:lang w:eastAsia="es-MX"/>
                </w:rPr>
                <w:delText>Base de datos</w:delText>
              </w:r>
              <w:r w:rsidRPr="002D7F08" w:rsidDel="00A967E6">
                <w:rPr>
                  <w:rFonts w:cs="Arial"/>
                  <w:i/>
                  <w:vanish/>
                  <w:color w:val="0000FF"/>
                </w:rPr>
                <w:delText>(Nombre del producto de software)</w:delText>
              </w:r>
            </w:del>
          </w:p>
          <w:p w14:paraId="339D6D9E" w14:textId="5EB0B0A9" w:rsidR="008F3093" w:rsidRPr="002D7F08" w:rsidRDefault="008F3093" w:rsidP="008F3093">
            <w:pPr>
              <w:rPr>
                <w:rFonts w:cs="Arial"/>
                <w:color w:val="000000"/>
                <w:lang w:eastAsia="es-MX"/>
              </w:rPr>
            </w:pPr>
            <w:del w:id="560" w:author="Qualtop" w:date="2020-11-11T17:20:00Z">
              <w:r w:rsidRPr="008F3093" w:rsidDel="00A967E6">
                <w:rPr>
                  <w:rFonts w:cs="Arial"/>
                  <w:color w:val="000000"/>
                  <w:lang w:eastAsia="es-MX"/>
                </w:rPr>
                <w:delText xml:space="preserve">Microsoft SQL Server </w:delText>
              </w:r>
            </w:del>
          </w:p>
        </w:tc>
        <w:tc>
          <w:tcPr>
            <w:tcW w:w="985" w:type="dxa"/>
            <w:tcBorders>
              <w:top w:val="nil"/>
              <w:left w:val="nil"/>
              <w:bottom w:val="single" w:sz="4" w:space="0" w:color="auto"/>
              <w:right w:val="single" w:sz="8" w:space="0" w:color="auto"/>
            </w:tcBorders>
            <w:shd w:val="clear" w:color="000000" w:fill="95B3D7"/>
            <w:noWrap/>
            <w:vAlign w:val="bottom"/>
            <w:tcPrChange w:id="561" w:author="Qualtop" w:date="2020-11-11T17:20:00Z">
              <w:tcPr>
                <w:tcW w:w="985" w:type="dxa"/>
                <w:gridSpan w:val="2"/>
                <w:tcBorders>
                  <w:top w:val="nil"/>
                  <w:left w:val="nil"/>
                  <w:bottom w:val="single" w:sz="8" w:space="0" w:color="auto"/>
                  <w:right w:val="single" w:sz="8" w:space="0" w:color="auto"/>
                </w:tcBorders>
                <w:shd w:val="clear" w:color="000000" w:fill="95B3D7"/>
                <w:noWrap/>
                <w:vAlign w:val="bottom"/>
              </w:tcPr>
            </w:tcPrChange>
          </w:tcPr>
          <w:p w14:paraId="398303FD" w14:textId="673AADD4" w:rsidR="008F3093" w:rsidRPr="002D7F08" w:rsidRDefault="008F3093" w:rsidP="008F3093">
            <w:pPr>
              <w:jc w:val="center"/>
              <w:rPr>
                <w:rFonts w:cs="Arial"/>
                <w:color w:val="000000"/>
                <w:lang w:eastAsia="es-MX"/>
              </w:rPr>
            </w:pPr>
            <w:commentRangeStart w:id="562"/>
            <w:del w:id="563" w:author="Qualtop" w:date="2020-11-11T17:20:00Z">
              <w:r w:rsidRPr="008F3093" w:rsidDel="00A967E6">
                <w:rPr>
                  <w:rFonts w:cs="Arial"/>
                  <w:color w:val="000000"/>
                  <w:lang w:eastAsia="es-MX"/>
                </w:rPr>
                <w:delText>2016</w:delText>
              </w:r>
            </w:del>
            <w:commentRangeEnd w:id="562"/>
            <w:r w:rsidR="00A967E6">
              <w:rPr>
                <w:rStyle w:val="Refdecomentario"/>
              </w:rPr>
              <w:commentReference w:id="562"/>
            </w:r>
          </w:p>
        </w:tc>
        <w:tc>
          <w:tcPr>
            <w:tcW w:w="1689" w:type="dxa"/>
            <w:tcBorders>
              <w:top w:val="nil"/>
              <w:left w:val="nil"/>
              <w:bottom w:val="single" w:sz="4" w:space="0" w:color="auto"/>
              <w:right w:val="nil"/>
            </w:tcBorders>
            <w:shd w:val="clear" w:color="000000" w:fill="95B3D7"/>
            <w:tcPrChange w:id="564" w:author="Qualtop" w:date="2020-11-11T17:20:00Z">
              <w:tcPr>
                <w:tcW w:w="1689" w:type="dxa"/>
                <w:gridSpan w:val="3"/>
                <w:tcBorders>
                  <w:top w:val="nil"/>
                  <w:left w:val="nil"/>
                  <w:bottom w:val="single" w:sz="8" w:space="0" w:color="auto"/>
                  <w:right w:val="nil"/>
                </w:tcBorders>
                <w:shd w:val="clear" w:color="000000" w:fill="95B3D7"/>
              </w:tcPr>
            </w:tcPrChange>
          </w:tcPr>
          <w:p w14:paraId="723CE696" w14:textId="77777777" w:rsidR="008F3093" w:rsidRPr="002D7F08" w:rsidRDefault="008F3093" w:rsidP="008F3093">
            <w:pPr>
              <w:rPr>
                <w:rFonts w:cs="Arial"/>
                <w:color w:val="000000"/>
                <w:lang w:eastAsia="es-MX"/>
              </w:rPr>
            </w:pPr>
          </w:p>
        </w:tc>
        <w:tc>
          <w:tcPr>
            <w:tcW w:w="668" w:type="dxa"/>
            <w:tcBorders>
              <w:top w:val="nil"/>
              <w:left w:val="nil"/>
              <w:bottom w:val="single" w:sz="4" w:space="0" w:color="auto"/>
              <w:right w:val="single" w:sz="8" w:space="0" w:color="auto"/>
            </w:tcBorders>
            <w:shd w:val="clear" w:color="000000" w:fill="95B3D7"/>
            <w:tcPrChange w:id="565" w:author="Qualtop" w:date="2020-11-11T17:20:00Z">
              <w:tcPr>
                <w:tcW w:w="668" w:type="dxa"/>
                <w:gridSpan w:val="3"/>
                <w:tcBorders>
                  <w:top w:val="nil"/>
                  <w:left w:val="nil"/>
                  <w:bottom w:val="single" w:sz="8" w:space="0" w:color="auto"/>
                  <w:right w:val="single" w:sz="8" w:space="0" w:color="auto"/>
                </w:tcBorders>
                <w:shd w:val="clear" w:color="000000" w:fill="95B3D7"/>
              </w:tcPr>
            </w:tcPrChange>
          </w:tcPr>
          <w:p w14:paraId="2566F4FE" w14:textId="77777777" w:rsidR="008F3093" w:rsidRPr="002D7F08" w:rsidRDefault="008F3093" w:rsidP="008F3093">
            <w:pPr>
              <w:jc w:val="center"/>
              <w:rPr>
                <w:rFonts w:cs="Arial"/>
                <w:color w:val="000000"/>
                <w:lang w:eastAsia="es-MX"/>
              </w:rPr>
            </w:pPr>
          </w:p>
        </w:tc>
      </w:tr>
      <w:tr w:rsidR="008E4D5B" w:rsidRPr="002D7F08" w14:paraId="46388CB7" w14:textId="77777777" w:rsidTr="008E4D5B">
        <w:tblPrEx>
          <w:tblW w:w="8527" w:type="dxa"/>
          <w:tblInd w:w="55" w:type="dxa"/>
          <w:tblCellMar>
            <w:left w:w="70" w:type="dxa"/>
            <w:right w:w="70" w:type="dxa"/>
          </w:tblCellMar>
          <w:tblPrExChange w:id="566" w:author="Sat Sye8" w:date="2020-10-23T17:20:00Z">
            <w:tblPrEx>
              <w:tblW w:w="8527" w:type="dxa"/>
              <w:tblInd w:w="55" w:type="dxa"/>
              <w:tblCellMar>
                <w:left w:w="70" w:type="dxa"/>
                <w:right w:w="70" w:type="dxa"/>
              </w:tblCellMar>
            </w:tblPrEx>
          </w:tblPrExChange>
        </w:tblPrEx>
        <w:trPr>
          <w:trHeight w:val="315"/>
          <w:ins w:id="567" w:author="Sat Sye8" w:date="2020-10-23T17:18:00Z"/>
          <w:trPrChange w:id="568" w:author="Sat Sye8" w:date="2020-10-23T17:20:00Z">
            <w:trPr>
              <w:gridAfter w:val="0"/>
              <w:trHeight w:val="315"/>
            </w:trPr>
          </w:trPrChange>
        </w:trPr>
        <w:tc>
          <w:tcPr>
            <w:tcW w:w="851" w:type="dxa"/>
            <w:vMerge w:val="restart"/>
            <w:tcBorders>
              <w:top w:val="single" w:sz="8" w:space="0" w:color="auto"/>
              <w:left w:val="single" w:sz="8" w:space="0" w:color="auto"/>
              <w:right w:val="single" w:sz="8" w:space="0" w:color="auto"/>
            </w:tcBorders>
            <w:shd w:val="clear" w:color="000000" w:fill="95B3D7"/>
            <w:tcPrChange w:id="569" w:author="Sat Sye8" w:date="2020-10-23T17:20:00Z">
              <w:tcPr>
                <w:tcW w:w="851" w:type="dxa"/>
                <w:gridSpan w:val="2"/>
                <w:vMerge w:val="restart"/>
                <w:tcBorders>
                  <w:top w:val="single" w:sz="8" w:space="0" w:color="auto"/>
                  <w:left w:val="single" w:sz="8" w:space="0" w:color="auto"/>
                  <w:right w:val="single" w:sz="8" w:space="0" w:color="auto"/>
                </w:tcBorders>
                <w:shd w:val="clear" w:color="000000" w:fill="95B3D7"/>
              </w:tcPr>
            </w:tcPrChange>
          </w:tcPr>
          <w:p w14:paraId="18C2313A" w14:textId="18D73D23" w:rsidR="008E4D5B" w:rsidRPr="002D7F08" w:rsidRDefault="008E4D5B" w:rsidP="008F3093">
            <w:pPr>
              <w:rPr>
                <w:ins w:id="570" w:author="Sat Sye8" w:date="2020-10-23T17:18:00Z"/>
                <w:color w:val="000000"/>
                <w:lang w:eastAsia="es-MX"/>
              </w:rPr>
            </w:pPr>
            <w:ins w:id="571" w:author="Sat Sye8" w:date="2020-10-23T17:18:00Z">
              <w:r>
                <w:rPr>
                  <w:color w:val="000000"/>
                  <w:lang w:eastAsia="es-MX"/>
                </w:rPr>
                <w:t>ID18</w:t>
              </w:r>
            </w:ins>
          </w:p>
        </w:tc>
        <w:tc>
          <w:tcPr>
            <w:tcW w:w="1824" w:type="dxa"/>
            <w:vMerge w:val="restart"/>
            <w:tcBorders>
              <w:top w:val="single" w:sz="8" w:space="0" w:color="auto"/>
              <w:left w:val="single" w:sz="8" w:space="0" w:color="auto"/>
              <w:right w:val="single" w:sz="4" w:space="0" w:color="auto"/>
            </w:tcBorders>
            <w:shd w:val="clear" w:color="000000" w:fill="95B3D7"/>
            <w:noWrap/>
            <w:vAlign w:val="bottom"/>
            <w:tcPrChange w:id="572" w:author="Sat Sye8" w:date="2020-10-23T17:20:00Z">
              <w:tcPr>
                <w:tcW w:w="1824" w:type="dxa"/>
                <w:gridSpan w:val="2"/>
                <w:vMerge w:val="restart"/>
                <w:tcBorders>
                  <w:top w:val="single" w:sz="8" w:space="0" w:color="auto"/>
                  <w:left w:val="single" w:sz="8" w:space="0" w:color="auto"/>
                  <w:right w:val="single" w:sz="8" w:space="0" w:color="auto"/>
                </w:tcBorders>
                <w:shd w:val="clear" w:color="000000" w:fill="95B3D7"/>
                <w:noWrap/>
                <w:vAlign w:val="bottom"/>
              </w:tcPr>
            </w:tcPrChange>
          </w:tcPr>
          <w:p w14:paraId="6CE73CC9" w14:textId="09C38B33" w:rsidR="008E4D5B" w:rsidRPr="002D7F08" w:rsidRDefault="008E4D5B">
            <w:pPr>
              <w:jc w:val="center"/>
              <w:rPr>
                <w:ins w:id="573" w:author="Sat Sye8" w:date="2020-10-23T17:18:00Z"/>
                <w:color w:val="000000"/>
                <w:lang w:eastAsia="es-MX"/>
              </w:rPr>
              <w:pPrChange w:id="574" w:author="Sat Sye8" w:date="2020-10-23T17:19:00Z">
                <w:pPr/>
              </w:pPrChange>
            </w:pPr>
            <w:ins w:id="575" w:author="Sat Sye8" w:date="2020-10-23T17:18:00Z">
              <w:r>
                <w:rPr>
                  <w:color w:val="000000"/>
                  <w:lang w:eastAsia="es-MX"/>
                </w:rPr>
                <w:t>DATOS</w:t>
              </w:r>
            </w:ins>
          </w:p>
        </w:tc>
        <w:tc>
          <w:tcPr>
            <w:tcW w:w="2510" w:type="dxa"/>
            <w:tcBorders>
              <w:top w:val="single" w:sz="4" w:space="0" w:color="auto"/>
              <w:left w:val="single" w:sz="4" w:space="0" w:color="auto"/>
              <w:bottom w:val="single" w:sz="4" w:space="0" w:color="auto"/>
              <w:right w:val="single" w:sz="4" w:space="0" w:color="auto"/>
            </w:tcBorders>
            <w:shd w:val="clear" w:color="000000" w:fill="95B3D7"/>
            <w:noWrap/>
            <w:vAlign w:val="bottom"/>
            <w:tcPrChange w:id="576" w:author="Sat Sye8" w:date="2020-10-23T17:20:00Z">
              <w:tcPr>
                <w:tcW w:w="2510" w:type="dxa"/>
                <w:gridSpan w:val="2"/>
                <w:tcBorders>
                  <w:top w:val="nil"/>
                  <w:left w:val="nil"/>
                  <w:bottom w:val="nil"/>
                  <w:right w:val="single" w:sz="8" w:space="0" w:color="auto"/>
                </w:tcBorders>
                <w:shd w:val="clear" w:color="000000" w:fill="95B3D7"/>
                <w:noWrap/>
                <w:vAlign w:val="bottom"/>
              </w:tcPr>
            </w:tcPrChange>
          </w:tcPr>
          <w:p w14:paraId="7E13D1A1" w14:textId="4901B6D7" w:rsidR="008E4D5B" w:rsidRPr="008E4D5B" w:rsidRDefault="008E4D5B">
            <w:pPr>
              <w:pStyle w:val="BodyText"/>
              <w:spacing w:after="0"/>
              <w:jc w:val="both"/>
              <w:rPr>
                <w:ins w:id="577" w:author="Sat Sye8" w:date="2020-10-23T17:18:00Z"/>
                <w:rFonts w:cs="Arial"/>
                <w:rPrChange w:id="578" w:author="Sat Sye8" w:date="2020-10-23T17:20:00Z">
                  <w:rPr>
                    <w:ins w:id="579" w:author="Sat Sye8" w:date="2020-10-23T17:18:00Z"/>
                    <w:rFonts w:cs="Arial"/>
                    <w:color w:val="000000"/>
                    <w:lang w:eastAsia="es-MX"/>
                  </w:rPr>
                </w:rPrChange>
              </w:rPr>
              <w:pPrChange w:id="580" w:author="Sat Sye8" w:date="2020-10-23T17:18:00Z">
                <w:pPr/>
              </w:pPrChange>
            </w:pPr>
            <w:ins w:id="581" w:author="Sat Sye8" w:date="2020-10-23T17:19:00Z">
              <w:del w:id="582" w:author="ANGEL RAMIREZ MANCERA" w:date="2020-12-15T15:42:00Z">
                <w:r w:rsidDel="00DC0437">
                  <w:rPr>
                    <w:rFonts w:cs="Arial"/>
                    <w:color w:val="000000"/>
                    <w:lang w:eastAsia="es-MX"/>
                  </w:rPr>
                  <w:delText xml:space="preserve">SO </w:delText>
                </w:r>
              </w:del>
              <w:del w:id="583" w:author="Qualtop" w:date="2020-11-11T17:23:00Z">
                <w:r w:rsidDel="00A967E6">
                  <w:rPr>
                    <w:rFonts w:cs="Arial"/>
                    <w:sz w:val="20"/>
                  </w:rPr>
                  <w:delText>HP  UX</w:delText>
                </w:r>
              </w:del>
            </w:ins>
            <w:ins w:id="584" w:author="Qualtop" w:date="2020-11-11T17:23:00Z">
              <w:r w:rsidR="00A967E6">
                <w:rPr>
                  <w:rFonts w:cs="Arial"/>
                  <w:sz w:val="20"/>
                </w:rPr>
                <w:t>HP</w:t>
              </w:r>
              <w:del w:id="585" w:author="ANGEL RAMIREZ MANCERA" w:date="2020-12-15T15:42:00Z">
                <w:r w:rsidR="00A967E6" w:rsidDel="00DC0437">
                  <w:rPr>
                    <w:rFonts w:cs="Arial"/>
                    <w:sz w:val="20"/>
                  </w:rPr>
                  <w:delText xml:space="preserve"> </w:delText>
                </w:r>
              </w:del>
            </w:ins>
            <w:ins w:id="586" w:author="ANGEL RAMIREZ MANCERA" w:date="2020-12-15T15:42:00Z">
              <w:r w:rsidR="00DC0437">
                <w:rPr>
                  <w:rFonts w:cs="Arial"/>
                  <w:sz w:val="20"/>
                </w:rPr>
                <w:t>-</w:t>
              </w:r>
            </w:ins>
            <w:ins w:id="587" w:author="Qualtop" w:date="2020-11-11T17:23:00Z">
              <w:r w:rsidR="00A967E6">
                <w:rPr>
                  <w:rFonts w:cs="Arial"/>
                  <w:sz w:val="20"/>
                </w:rPr>
                <w:t>UX</w:t>
              </w:r>
            </w:ins>
            <w:ins w:id="588" w:author="Sat Sye8" w:date="2020-10-23T17:19:00Z">
              <w:r>
                <w:rPr>
                  <w:rFonts w:cs="Arial"/>
                  <w:sz w:val="20"/>
                </w:rPr>
                <w:t xml:space="preserve"> </w:t>
              </w:r>
            </w:ins>
          </w:p>
        </w:tc>
        <w:tc>
          <w:tcPr>
            <w:tcW w:w="985" w:type="dxa"/>
            <w:tcBorders>
              <w:top w:val="single" w:sz="4" w:space="0" w:color="auto"/>
              <w:left w:val="single" w:sz="4" w:space="0" w:color="auto"/>
              <w:bottom w:val="single" w:sz="4" w:space="0" w:color="auto"/>
              <w:right w:val="single" w:sz="4" w:space="0" w:color="auto"/>
            </w:tcBorders>
            <w:shd w:val="clear" w:color="000000" w:fill="95B3D7"/>
            <w:noWrap/>
            <w:vAlign w:val="bottom"/>
            <w:tcPrChange w:id="589" w:author="Sat Sye8" w:date="2020-10-23T17:20:00Z">
              <w:tcPr>
                <w:tcW w:w="985" w:type="dxa"/>
                <w:gridSpan w:val="2"/>
                <w:tcBorders>
                  <w:top w:val="nil"/>
                  <w:left w:val="nil"/>
                  <w:bottom w:val="nil"/>
                  <w:right w:val="single" w:sz="8" w:space="0" w:color="auto"/>
                </w:tcBorders>
                <w:shd w:val="clear" w:color="000000" w:fill="95B3D7"/>
                <w:noWrap/>
                <w:vAlign w:val="bottom"/>
              </w:tcPr>
            </w:tcPrChange>
          </w:tcPr>
          <w:p w14:paraId="595E1794" w14:textId="703437FC" w:rsidR="008E4D5B" w:rsidRPr="008F3093" w:rsidRDefault="008E4D5B" w:rsidP="008F3093">
            <w:pPr>
              <w:jc w:val="center"/>
              <w:rPr>
                <w:ins w:id="590" w:author="Sat Sye8" w:date="2020-10-23T17:18:00Z"/>
                <w:rFonts w:cs="Arial"/>
                <w:color w:val="000000"/>
                <w:lang w:eastAsia="es-MX"/>
              </w:rPr>
            </w:pPr>
            <w:ins w:id="591" w:author="Sat Sye8" w:date="2020-10-23T17:19:00Z">
              <w:r>
                <w:rPr>
                  <w:rFonts w:cs="Arial"/>
                </w:rPr>
                <w:t>11.11</w:t>
              </w:r>
            </w:ins>
          </w:p>
        </w:tc>
        <w:tc>
          <w:tcPr>
            <w:tcW w:w="1689" w:type="dxa"/>
            <w:tcBorders>
              <w:top w:val="single" w:sz="4" w:space="0" w:color="auto"/>
              <w:left w:val="single" w:sz="4" w:space="0" w:color="auto"/>
              <w:bottom w:val="single" w:sz="4" w:space="0" w:color="auto"/>
              <w:right w:val="single" w:sz="4" w:space="0" w:color="auto"/>
            </w:tcBorders>
            <w:shd w:val="clear" w:color="000000" w:fill="95B3D7"/>
            <w:tcPrChange w:id="592" w:author="Sat Sye8" w:date="2020-10-23T17:20:00Z">
              <w:tcPr>
                <w:tcW w:w="1689" w:type="dxa"/>
                <w:gridSpan w:val="3"/>
                <w:tcBorders>
                  <w:top w:val="nil"/>
                  <w:left w:val="nil"/>
                  <w:bottom w:val="nil"/>
                  <w:right w:val="nil"/>
                </w:tcBorders>
                <w:shd w:val="clear" w:color="000000" w:fill="95B3D7"/>
              </w:tcPr>
            </w:tcPrChange>
          </w:tcPr>
          <w:p w14:paraId="09BB7FFB" w14:textId="77777777" w:rsidR="008E4D5B" w:rsidRPr="002D7F08" w:rsidRDefault="008E4D5B" w:rsidP="008F3093">
            <w:pPr>
              <w:rPr>
                <w:ins w:id="593" w:author="Sat Sye8" w:date="2020-10-23T17:18:00Z"/>
                <w:rFonts w:cs="Arial"/>
                <w:color w:val="000000"/>
                <w:lang w:eastAsia="es-MX"/>
              </w:rPr>
            </w:pPr>
          </w:p>
        </w:tc>
        <w:tc>
          <w:tcPr>
            <w:tcW w:w="668" w:type="dxa"/>
            <w:tcBorders>
              <w:top w:val="single" w:sz="4" w:space="0" w:color="auto"/>
              <w:left w:val="single" w:sz="4" w:space="0" w:color="auto"/>
              <w:bottom w:val="single" w:sz="4" w:space="0" w:color="auto"/>
              <w:right w:val="single" w:sz="4" w:space="0" w:color="auto"/>
            </w:tcBorders>
            <w:shd w:val="clear" w:color="000000" w:fill="95B3D7"/>
            <w:tcPrChange w:id="594" w:author="Sat Sye8" w:date="2020-10-23T17:20:00Z">
              <w:tcPr>
                <w:tcW w:w="668" w:type="dxa"/>
                <w:gridSpan w:val="3"/>
                <w:tcBorders>
                  <w:top w:val="nil"/>
                  <w:left w:val="nil"/>
                  <w:bottom w:val="nil"/>
                  <w:right w:val="single" w:sz="8" w:space="0" w:color="auto"/>
                </w:tcBorders>
                <w:shd w:val="clear" w:color="000000" w:fill="95B3D7"/>
              </w:tcPr>
            </w:tcPrChange>
          </w:tcPr>
          <w:p w14:paraId="79297348" w14:textId="77777777" w:rsidR="008E4D5B" w:rsidRPr="002D7F08" w:rsidRDefault="008E4D5B" w:rsidP="008F3093">
            <w:pPr>
              <w:jc w:val="center"/>
              <w:rPr>
                <w:ins w:id="595" w:author="Sat Sye8" w:date="2020-10-23T17:18:00Z"/>
                <w:rFonts w:cs="Arial"/>
                <w:color w:val="000000"/>
                <w:lang w:eastAsia="es-MX"/>
              </w:rPr>
            </w:pPr>
          </w:p>
        </w:tc>
      </w:tr>
      <w:tr w:rsidR="008E4D5B" w:rsidRPr="002D7F08" w14:paraId="617F53D7" w14:textId="77777777" w:rsidTr="008E4D5B">
        <w:tblPrEx>
          <w:tblW w:w="8527" w:type="dxa"/>
          <w:tblInd w:w="55" w:type="dxa"/>
          <w:tblCellMar>
            <w:left w:w="70" w:type="dxa"/>
            <w:right w:w="70" w:type="dxa"/>
          </w:tblCellMar>
          <w:tblPrExChange w:id="596" w:author="Sat Sye8" w:date="2020-10-23T17:20:00Z">
            <w:tblPrEx>
              <w:tblW w:w="8527" w:type="dxa"/>
              <w:tblInd w:w="55" w:type="dxa"/>
              <w:tblCellMar>
                <w:left w:w="70" w:type="dxa"/>
                <w:right w:w="70" w:type="dxa"/>
              </w:tblCellMar>
            </w:tblPrEx>
          </w:tblPrExChange>
        </w:tblPrEx>
        <w:trPr>
          <w:trHeight w:val="315"/>
          <w:ins w:id="597" w:author="Sat Sye8" w:date="2020-10-23T17:18:00Z"/>
          <w:trPrChange w:id="598" w:author="Sat Sye8" w:date="2020-10-23T17:20:00Z">
            <w:trPr>
              <w:gridAfter w:val="0"/>
              <w:trHeight w:val="315"/>
            </w:trPr>
          </w:trPrChange>
        </w:trPr>
        <w:tc>
          <w:tcPr>
            <w:tcW w:w="851" w:type="dxa"/>
            <w:vMerge/>
            <w:tcBorders>
              <w:left w:val="single" w:sz="8" w:space="0" w:color="auto"/>
              <w:right w:val="single" w:sz="8" w:space="0" w:color="auto"/>
            </w:tcBorders>
            <w:shd w:val="clear" w:color="000000" w:fill="95B3D7"/>
            <w:tcPrChange w:id="599" w:author="Sat Sye8" w:date="2020-10-23T17:20:00Z">
              <w:tcPr>
                <w:tcW w:w="851" w:type="dxa"/>
                <w:gridSpan w:val="2"/>
                <w:vMerge/>
                <w:tcBorders>
                  <w:left w:val="single" w:sz="8" w:space="0" w:color="auto"/>
                  <w:right w:val="single" w:sz="8" w:space="0" w:color="auto"/>
                </w:tcBorders>
                <w:shd w:val="clear" w:color="000000" w:fill="95B3D7"/>
              </w:tcPr>
            </w:tcPrChange>
          </w:tcPr>
          <w:p w14:paraId="4A1E6A94" w14:textId="77777777" w:rsidR="008E4D5B" w:rsidRDefault="008E4D5B" w:rsidP="008F3093">
            <w:pPr>
              <w:rPr>
                <w:ins w:id="600" w:author="Sat Sye8" w:date="2020-10-23T17:18:00Z"/>
                <w:color w:val="000000"/>
                <w:lang w:eastAsia="es-MX"/>
              </w:rPr>
            </w:pPr>
          </w:p>
        </w:tc>
        <w:tc>
          <w:tcPr>
            <w:tcW w:w="1824" w:type="dxa"/>
            <w:vMerge/>
            <w:tcBorders>
              <w:left w:val="single" w:sz="8" w:space="0" w:color="auto"/>
              <w:right w:val="single" w:sz="4" w:space="0" w:color="auto"/>
            </w:tcBorders>
            <w:shd w:val="clear" w:color="000000" w:fill="95B3D7"/>
            <w:noWrap/>
            <w:vAlign w:val="bottom"/>
            <w:tcPrChange w:id="601" w:author="Sat Sye8" w:date="2020-10-23T17:20:00Z">
              <w:tcPr>
                <w:tcW w:w="1824" w:type="dxa"/>
                <w:gridSpan w:val="2"/>
                <w:vMerge/>
                <w:tcBorders>
                  <w:left w:val="single" w:sz="8" w:space="0" w:color="auto"/>
                  <w:right w:val="single" w:sz="8" w:space="0" w:color="auto"/>
                </w:tcBorders>
                <w:shd w:val="clear" w:color="000000" w:fill="95B3D7"/>
                <w:noWrap/>
                <w:vAlign w:val="bottom"/>
              </w:tcPr>
            </w:tcPrChange>
          </w:tcPr>
          <w:p w14:paraId="0BEB7F0B" w14:textId="77777777" w:rsidR="008E4D5B" w:rsidRDefault="008E4D5B" w:rsidP="008F3093">
            <w:pPr>
              <w:rPr>
                <w:ins w:id="602" w:author="Sat Sye8" w:date="2020-10-23T17:18:00Z"/>
                <w:color w:val="000000"/>
                <w:lang w:eastAsia="es-MX"/>
              </w:rPr>
            </w:pPr>
          </w:p>
        </w:tc>
        <w:tc>
          <w:tcPr>
            <w:tcW w:w="2510" w:type="dxa"/>
            <w:tcBorders>
              <w:top w:val="single" w:sz="4" w:space="0" w:color="auto"/>
              <w:left w:val="single" w:sz="4" w:space="0" w:color="auto"/>
              <w:bottom w:val="single" w:sz="4" w:space="0" w:color="auto"/>
              <w:right w:val="single" w:sz="4" w:space="0" w:color="auto"/>
            </w:tcBorders>
            <w:shd w:val="clear" w:color="000000" w:fill="95B3D7"/>
            <w:noWrap/>
            <w:vAlign w:val="bottom"/>
            <w:tcPrChange w:id="603" w:author="Sat Sye8" w:date="2020-10-23T17:20:00Z">
              <w:tcPr>
                <w:tcW w:w="2510" w:type="dxa"/>
                <w:gridSpan w:val="2"/>
                <w:tcBorders>
                  <w:top w:val="nil"/>
                  <w:left w:val="nil"/>
                  <w:bottom w:val="nil"/>
                  <w:right w:val="single" w:sz="8" w:space="0" w:color="auto"/>
                </w:tcBorders>
                <w:shd w:val="clear" w:color="000000" w:fill="95B3D7"/>
                <w:noWrap/>
                <w:vAlign w:val="bottom"/>
              </w:tcPr>
            </w:tcPrChange>
          </w:tcPr>
          <w:p w14:paraId="64758337" w14:textId="5BEC3206" w:rsidR="008E4D5B" w:rsidRDefault="008E4D5B" w:rsidP="008E4D5B">
            <w:pPr>
              <w:pStyle w:val="BodyText"/>
              <w:spacing w:after="0"/>
              <w:jc w:val="both"/>
              <w:rPr>
                <w:ins w:id="604" w:author="Sat Sye8" w:date="2020-10-23T17:18:00Z"/>
                <w:rFonts w:cs="Arial"/>
                <w:sz w:val="20"/>
              </w:rPr>
            </w:pPr>
            <w:ins w:id="605" w:author="Sat Sye8" w:date="2020-10-23T17:19:00Z">
              <w:r>
                <w:rPr>
                  <w:rFonts w:cs="Arial"/>
                  <w:sz w:val="20"/>
                </w:rPr>
                <w:t xml:space="preserve">Informix </w:t>
              </w:r>
              <w:del w:id="606" w:author="ANGEL RAMIREZ MANCERA" w:date="2020-12-15T15:42:00Z">
                <w:r w:rsidDel="00DC0437">
                  <w:rPr>
                    <w:rFonts w:cs="Arial"/>
                    <w:sz w:val="20"/>
                  </w:rPr>
                  <w:delText>11.</w:delText>
                </w:r>
              </w:del>
            </w:ins>
            <w:ins w:id="607" w:author="ANGEL RAMIREZ MANCERA" w:date="2020-12-15T15:42:00Z">
              <w:r w:rsidR="00DC0437">
                <w:rPr>
                  <w:rFonts w:cs="Arial"/>
                  <w:sz w:val="20"/>
                </w:rPr>
                <w:t>1</w:t>
              </w:r>
            </w:ins>
            <w:ins w:id="608" w:author="ANGEL RAMIREZ MANCERA" w:date="2020-12-15T15:44:00Z">
              <w:r w:rsidR="00DC0437">
                <w:rPr>
                  <w:rFonts w:cs="Arial"/>
                  <w:sz w:val="20"/>
                </w:rPr>
                <w:t>1</w:t>
              </w:r>
            </w:ins>
            <w:ins w:id="609" w:author="ANGEL RAMIREZ MANCERA" w:date="2020-12-15T15:42:00Z">
              <w:r w:rsidR="00DC0437">
                <w:rPr>
                  <w:rFonts w:cs="Arial"/>
                  <w:sz w:val="20"/>
                </w:rPr>
                <w:t>.5</w:t>
              </w:r>
            </w:ins>
            <w:ins w:id="610" w:author="Sat Sye8" w:date="2020-10-23T17:19:00Z">
              <w:del w:id="611" w:author="ANGEL RAMIREZ MANCERA" w:date="2020-12-15T15:41:00Z">
                <w:r w:rsidDel="00DC0437">
                  <w:rPr>
                    <w:rFonts w:cs="Arial"/>
                    <w:sz w:val="20"/>
                  </w:rPr>
                  <w:delText>5</w:delText>
                </w:r>
              </w:del>
            </w:ins>
          </w:p>
        </w:tc>
        <w:tc>
          <w:tcPr>
            <w:tcW w:w="985" w:type="dxa"/>
            <w:tcBorders>
              <w:top w:val="single" w:sz="4" w:space="0" w:color="auto"/>
              <w:left w:val="single" w:sz="4" w:space="0" w:color="auto"/>
              <w:bottom w:val="single" w:sz="4" w:space="0" w:color="auto"/>
              <w:right w:val="single" w:sz="4" w:space="0" w:color="auto"/>
            </w:tcBorders>
            <w:shd w:val="clear" w:color="000000" w:fill="95B3D7"/>
            <w:noWrap/>
            <w:vAlign w:val="bottom"/>
            <w:tcPrChange w:id="612" w:author="Sat Sye8" w:date="2020-10-23T17:20:00Z">
              <w:tcPr>
                <w:tcW w:w="985" w:type="dxa"/>
                <w:gridSpan w:val="2"/>
                <w:tcBorders>
                  <w:top w:val="nil"/>
                  <w:left w:val="nil"/>
                  <w:bottom w:val="nil"/>
                  <w:right w:val="single" w:sz="8" w:space="0" w:color="auto"/>
                </w:tcBorders>
                <w:shd w:val="clear" w:color="000000" w:fill="95B3D7"/>
                <w:noWrap/>
                <w:vAlign w:val="bottom"/>
              </w:tcPr>
            </w:tcPrChange>
          </w:tcPr>
          <w:p w14:paraId="0B37B3FE" w14:textId="44F493DB" w:rsidR="008E4D5B" w:rsidRPr="008F3093" w:rsidRDefault="008E4D5B" w:rsidP="008F3093">
            <w:pPr>
              <w:jc w:val="center"/>
              <w:rPr>
                <w:ins w:id="613" w:author="Sat Sye8" w:date="2020-10-23T17:18:00Z"/>
                <w:rFonts w:cs="Arial"/>
                <w:color w:val="000000"/>
                <w:lang w:eastAsia="es-MX"/>
              </w:rPr>
            </w:pPr>
            <w:ins w:id="614" w:author="Sat Sye8" w:date="2020-10-23T17:20:00Z">
              <w:del w:id="615" w:author="ANGEL RAMIREZ MANCERA" w:date="2020-12-15T15:42:00Z">
                <w:r w:rsidDel="00DC0437">
                  <w:rPr>
                    <w:rFonts w:cs="Arial"/>
                    <w:color w:val="000000"/>
                    <w:lang w:eastAsia="es-MX"/>
                  </w:rPr>
                  <w:delText>11.</w:delText>
                </w:r>
              </w:del>
              <w:del w:id="616" w:author="ANGEL RAMIREZ MANCERA" w:date="2020-12-15T15:41:00Z">
                <w:r w:rsidDel="00DC0437">
                  <w:rPr>
                    <w:rFonts w:cs="Arial"/>
                    <w:color w:val="000000"/>
                    <w:lang w:eastAsia="es-MX"/>
                  </w:rPr>
                  <w:delText>5</w:delText>
                </w:r>
              </w:del>
            </w:ins>
            <w:ins w:id="617" w:author="ANGEL RAMIREZ MANCERA" w:date="2020-12-15T15:42:00Z">
              <w:r w:rsidR="00DC0437">
                <w:rPr>
                  <w:rFonts w:cs="Arial"/>
                  <w:color w:val="000000"/>
                  <w:lang w:eastAsia="es-MX"/>
                </w:rPr>
                <w:t>1</w:t>
              </w:r>
            </w:ins>
            <w:ins w:id="618" w:author="ANGEL RAMIREZ MANCERA" w:date="2020-12-15T15:44:00Z">
              <w:r w:rsidR="00DC0437">
                <w:rPr>
                  <w:rFonts w:cs="Arial"/>
                  <w:color w:val="000000"/>
                  <w:lang w:eastAsia="es-MX"/>
                </w:rPr>
                <w:t>2</w:t>
              </w:r>
            </w:ins>
            <w:ins w:id="619" w:author="ANGEL RAMIREZ MANCERA" w:date="2020-12-15T15:42:00Z">
              <w:r w:rsidR="00DC0437">
                <w:rPr>
                  <w:rFonts w:cs="Arial"/>
                  <w:color w:val="000000"/>
                  <w:lang w:eastAsia="es-MX"/>
                </w:rPr>
                <w:t>.5</w:t>
              </w:r>
            </w:ins>
            <w:ins w:id="620" w:author="ANGEL RAMIREZ MANCERA" w:date="2020-12-15T15:43:00Z">
              <w:r w:rsidR="00DC0437">
                <w:rPr>
                  <w:rFonts w:cs="Arial"/>
                  <w:color w:val="000000"/>
                  <w:lang w:eastAsia="es-MX"/>
                </w:rPr>
                <w:t>0</w:t>
              </w:r>
            </w:ins>
          </w:p>
        </w:tc>
        <w:tc>
          <w:tcPr>
            <w:tcW w:w="1689" w:type="dxa"/>
            <w:tcBorders>
              <w:top w:val="single" w:sz="4" w:space="0" w:color="auto"/>
              <w:left w:val="single" w:sz="4" w:space="0" w:color="auto"/>
              <w:bottom w:val="single" w:sz="4" w:space="0" w:color="auto"/>
              <w:right w:val="single" w:sz="4" w:space="0" w:color="auto"/>
            </w:tcBorders>
            <w:shd w:val="clear" w:color="000000" w:fill="95B3D7"/>
            <w:tcPrChange w:id="621" w:author="Sat Sye8" w:date="2020-10-23T17:20:00Z">
              <w:tcPr>
                <w:tcW w:w="1689" w:type="dxa"/>
                <w:gridSpan w:val="3"/>
                <w:tcBorders>
                  <w:top w:val="nil"/>
                  <w:left w:val="nil"/>
                  <w:bottom w:val="nil"/>
                  <w:right w:val="nil"/>
                </w:tcBorders>
                <w:shd w:val="clear" w:color="000000" w:fill="95B3D7"/>
              </w:tcPr>
            </w:tcPrChange>
          </w:tcPr>
          <w:p w14:paraId="7300D709" w14:textId="77777777" w:rsidR="008E4D5B" w:rsidRPr="002D7F08" w:rsidRDefault="008E4D5B" w:rsidP="008F3093">
            <w:pPr>
              <w:rPr>
                <w:ins w:id="622" w:author="Sat Sye8" w:date="2020-10-23T17:18:00Z"/>
                <w:rFonts w:cs="Arial"/>
                <w:color w:val="000000"/>
                <w:lang w:eastAsia="es-MX"/>
              </w:rPr>
            </w:pPr>
          </w:p>
        </w:tc>
        <w:tc>
          <w:tcPr>
            <w:tcW w:w="668" w:type="dxa"/>
            <w:tcBorders>
              <w:top w:val="single" w:sz="4" w:space="0" w:color="auto"/>
              <w:left w:val="single" w:sz="4" w:space="0" w:color="auto"/>
              <w:bottom w:val="single" w:sz="4" w:space="0" w:color="auto"/>
              <w:right w:val="single" w:sz="4" w:space="0" w:color="auto"/>
            </w:tcBorders>
            <w:shd w:val="clear" w:color="000000" w:fill="95B3D7"/>
            <w:tcPrChange w:id="623" w:author="Sat Sye8" w:date="2020-10-23T17:20:00Z">
              <w:tcPr>
                <w:tcW w:w="668" w:type="dxa"/>
                <w:gridSpan w:val="3"/>
                <w:tcBorders>
                  <w:top w:val="nil"/>
                  <w:left w:val="nil"/>
                  <w:bottom w:val="nil"/>
                  <w:right w:val="single" w:sz="8" w:space="0" w:color="auto"/>
                </w:tcBorders>
                <w:shd w:val="clear" w:color="000000" w:fill="95B3D7"/>
              </w:tcPr>
            </w:tcPrChange>
          </w:tcPr>
          <w:p w14:paraId="02466437" w14:textId="77777777" w:rsidR="008E4D5B" w:rsidRPr="002D7F08" w:rsidRDefault="008E4D5B" w:rsidP="008F3093">
            <w:pPr>
              <w:jc w:val="center"/>
              <w:rPr>
                <w:ins w:id="624" w:author="Sat Sye8" w:date="2020-10-23T17:18:00Z"/>
                <w:rFonts w:cs="Arial"/>
                <w:color w:val="000000"/>
                <w:lang w:eastAsia="es-MX"/>
              </w:rPr>
            </w:pPr>
          </w:p>
        </w:tc>
      </w:tr>
      <w:tr w:rsidR="008E4D5B" w:rsidRPr="002D7F08" w14:paraId="76C28E3C" w14:textId="77777777" w:rsidTr="008E4D5B">
        <w:tblPrEx>
          <w:tblW w:w="8527" w:type="dxa"/>
          <w:tblInd w:w="55" w:type="dxa"/>
          <w:tblCellMar>
            <w:left w:w="70" w:type="dxa"/>
            <w:right w:w="70" w:type="dxa"/>
          </w:tblCellMar>
          <w:tblPrExChange w:id="625" w:author="Sat Sye8" w:date="2020-10-23T17:20:00Z">
            <w:tblPrEx>
              <w:tblW w:w="8527" w:type="dxa"/>
              <w:tblInd w:w="55" w:type="dxa"/>
              <w:tblCellMar>
                <w:left w:w="70" w:type="dxa"/>
                <w:right w:w="70" w:type="dxa"/>
              </w:tblCellMar>
            </w:tblPrEx>
          </w:tblPrExChange>
        </w:tblPrEx>
        <w:trPr>
          <w:trHeight w:val="315"/>
          <w:ins w:id="626" w:author="Sat Sye8" w:date="2020-10-23T17:19:00Z"/>
          <w:trPrChange w:id="627" w:author="Sat Sye8" w:date="2020-10-23T17:20:00Z">
            <w:trPr>
              <w:gridAfter w:val="0"/>
              <w:trHeight w:val="315"/>
            </w:trPr>
          </w:trPrChange>
        </w:trPr>
        <w:tc>
          <w:tcPr>
            <w:tcW w:w="851" w:type="dxa"/>
            <w:vMerge/>
            <w:tcBorders>
              <w:left w:val="single" w:sz="8" w:space="0" w:color="auto"/>
              <w:bottom w:val="single" w:sz="4" w:space="0" w:color="auto"/>
              <w:right w:val="single" w:sz="8" w:space="0" w:color="auto"/>
            </w:tcBorders>
            <w:shd w:val="clear" w:color="000000" w:fill="95B3D7"/>
            <w:tcPrChange w:id="628" w:author="Sat Sye8" w:date="2020-10-23T17:20:00Z">
              <w:tcPr>
                <w:tcW w:w="851" w:type="dxa"/>
                <w:gridSpan w:val="2"/>
                <w:vMerge/>
                <w:tcBorders>
                  <w:left w:val="single" w:sz="8" w:space="0" w:color="auto"/>
                  <w:bottom w:val="single" w:sz="4" w:space="0" w:color="auto"/>
                  <w:right w:val="single" w:sz="8" w:space="0" w:color="auto"/>
                </w:tcBorders>
                <w:shd w:val="clear" w:color="000000" w:fill="95B3D7"/>
              </w:tcPr>
            </w:tcPrChange>
          </w:tcPr>
          <w:p w14:paraId="518EB4AB" w14:textId="77777777" w:rsidR="008E4D5B" w:rsidRDefault="008E4D5B" w:rsidP="008F3093">
            <w:pPr>
              <w:rPr>
                <w:ins w:id="629" w:author="Sat Sye8" w:date="2020-10-23T17:19:00Z"/>
                <w:color w:val="000000"/>
                <w:lang w:eastAsia="es-MX"/>
              </w:rPr>
            </w:pPr>
          </w:p>
        </w:tc>
        <w:tc>
          <w:tcPr>
            <w:tcW w:w="1824" w:type="dxa"/>
            <w:vMerge/>
            <w:tcBorders>
              <w:left w:val="single" w:sz="8" w:space="0" w:color="auto"/>
              <w:bottom w:val="single" w:sz="4" w:space="0" w:color="auto"/>
              <w:right w:val="single" w:sz="4" w:space="0" w:color="auto"/>
            </w:tcBorders>
            <w:shd w:val="clear" w:color="000000" w:fill="95B3D7"/>
            <w:noWrap/>
            <w:vAlign w:val="bottom"/>
            <w:tcPrChange w:id="630" w:author="Sat Sye8" w:date="2020-10-23T17:20:00Z">
              <w:tcPr>
                <w:tcW w:w="1824" w:type="dxa"/>
                <w:gridSpan w:val="2"/>
                <w:vMerge/>
                <w:tcBorders>
                  <w:left w:val="single" w:sz="8" w:space="0" w:color="auto"/>
                  <w:bottom w:val="single" w:sz="4" w:space="0" w:color="auto"/>
                  <w:right w:val="single" w:sz="8" w:space="0" w:color="auto"/>
                </w:tcBorders>
                <w:shd w:val="clear" w:color="000000" w:fill="95B3D7"/>
                <w:noWrap/>
                <w:vAlign w:val="bottom"/>
              </w:tcPr>
            </w:tcPrChange>
          </w:tcPr>
          <w:p w14:paraId="6AB5DA5C" w14:textId="77777777" w:rsidR="008E4D5B" w:rsidRDefault="008E4D5B" w:rsidP="008F3093">
            <w:pPr>
              <w:rPr>
                <w:ins w:id="631" w:author="Sat Sye8" w:date="2020-10-23T17:19:00Z"/>
                <w:color w:val="000000"/>
                <w:lang w:eastAsia="es-MX"/>
              </w:rPr>
            </w:pPr>
          </w:p>
        </w:tc>
        <w:tc>
          <w:tcPr>
            <w:tcW w:w="2510" w:type="dxa"/>
            <w:tcBorders>
              <w:top w:val="single" w:sz="4" w:space="0" w:color="auto"/>
              <w:left w:val="single" w:sz="4" w:space="0" w:color="auto"/>
              <w:bottom w:val="single" w:sz="4" w:space="0" w:color="auto"/>
              <w:right w:val="single" w:sz="4" w:space="0" w:color="auto"/>
            </w:tcBorders>
            <w:shd w:val="clear" w:color="000000" w:fill="95B3D7"/>
            <w:noWrap/>
            <w:vAlign w:val="bottom"/>
            <w:tcPrChange w:id="632" w:author="Sat Sye8" w:date="2020-10-23T17:20:00Z">
              <w:tcPr>
                <w:tcW w:w="2510" w:type="dxa"/>
                <w:gridSpan w:val="2"/>
                <w:tcBorders>
                  <w:top w:val="nil"/>
                  <w:left w:val="nil"/>
                  <w:bottom w:val="single" w:sz="8" w:space="0" w:color="auto"/>
                  <w:right w:val="single" w:sz="8" w:space="0" w:color="auto"/>
                </w:tcBorders>
                <w:shd w:val="clear" w:color="000000" w:fill="95B3D7"/>
                <w:noWrap/>
                <w:vAlign w:val="bottom"/>
              </w:tcPr>
            </w:tcPrChange>
          </w:tcPr>
          <w:p w14:paraId="5D86FE3F" w14:textId="251C33C9" w:rsidR="008E4D5B" w:rsidRDefault="008E4D5B" w:rsidP="008E4D5B">
            <w:pPr>
              <w:pStyle w:val="BodyText"/>
              <w:spacing w:after="0"/>
              <w:jc w:val="both"/>
              <w:rPr>
                <w:ins w:id="633" w:author="Sat Sye8" w:date="2020-10-23T17:19:00Z"/>
                <w:rFonts w:cs="Arial"/>
                <w:sz w:val="20"/>
              </w:rPr>
            </w:pPr>
            <w:ins w:id="634" w:author="Sat Sye8" w:date="2020-10-23T17:19:00Z">
              <w:r>
                <w:rPr>
                  <w:rFonts w:cs="Arial"/>
                  <w:sz w:val="20"/>
                </w:rPr>
                <w:t xml:space="preserve">4 GL Versión </w:t>
              </w:r>
              <w:del w:id="635" w:author="ANGEL RAMIREZ MANCERA" w:date="2020-12-15T15:43:00Z">
                <w:r w:rsidDel="00DC0437">
                  <w:rPr>
                    <w:rFonts w:cs="Arial"/>
                    <w:sz w:val="20"/>
                  </w:rPr>
                  <w:delText>7.2</w:delText>
                </w:r>
              </w:del>
            </w:ins>
            <w:ins w:id="636" w:author="ANGEL RAMIREZ MANCERA" w:date="2020-12-15T15:43:00Z">
              <w:r w:rsidR="00DC0437">
                <w:rPr>
                  <w:rFonts w:cs="Arial"/>
                  <w:sz w:val="20"/>
                </w:rPr>
                <w:t>1</w:t>
              </w:r>
            </w:ins>
            <w:ins w:id="637" w:author="ANGEL RAMIREZ MANCERA" w:date="2020-12-15T15:44:00Z">
              <w:r w:rsidR="00DC0437">
                <w:rPr>
                  <w:rFonts w:cs="Arial"/>
                  <w:sz w:val="20"/>
                </w:rPr>
                <w:t>1</w:t>
              </w:r>
            </w:ins>
            <w:ins w:id="638" w:author="ANGEL RAMIREZ MANCERA" w:date="2020-12-15T15:43:00Z">
              <w:r w:rsidR="00DC0437">
                <w:rPr>
                  <w:rFonts w:cs="Arial"/>
                  <w:sz w:val="20"/>
                </w:rPr>
                <w:t>.5</w:t>
              </w:r>
            </w:ins>
          </w:p>
        </w:tc>
        <w:tc>
          <w:tcPr>
            <w:tcW w:w="985" w:type="dxa"/>
            <w:tcBorders>
              <w:top w:val="single" w:sz="4" w:space="0" w:color="auto"/>
              <w:left w:val="single" w:sz="4" w:space="0" w:color="auto"/>
              <w:bottom w:val="single" w:sz="4" w:space="0" w:color="auto"/>
              <w:right w:val="single" w:sz="4" w:space="0" w:color="auto"/>
            </w:tcBorders>
            <w:shd w:val="clear" w:color="000000" w:fill="95B3D7"/>
            <w:noWrap/>
            <w:vAlign w:val="bottom"/>
            <w:tcPrChange w:id="639" w:author="Sat Sye8" w:date="2020-10-23T17:20:00Z">
              <w:tcPr>
                <w:tcW w:w="985" w:type="dxa"/>
                <w:gridSpan w:val="2"/>
                <w:tcBorders>
                  <w:top w:val="nil"/>
                  <w:left w:val="nil"/>
                  <w:bottom w:val="single" w:sz="8" w:space="0" w:color="auto"/>
                  <w:right w:val="single" w:sz="8" w:space="0" w:color="auto"/>
                </w:tcBorders>
                <w:shd w:val="clear" w:color="000000" w:fill="95B3D7"/>
                <w:noWrap/>
                <w:vAlign w:val="bottom"/>
              </w:tcPr>
            </w:tcPrChange>
          </w:tcPr>
          <w:p w14:paraId="1ED49646" w14:textId="7B1EC9CB" w:rsidR="008E4D5B" w:rsidRPr="008F3093" w:rsidRDefault="008E4D5B" w:rsidP="008F3093">
            <w:pPr>
              <w:jc w:val="center"/>
              <w:rPr>
                <w:ins w:id="640" w:author="Sat Sye8" w:date="2020-10-23T17:19:00Z"/>
                <w:rFonts w:cs="Arial"/>
                <w:color w:val="000000"/>
                <w:lang w:eastAsia="es-MX"/>
              </w:rPr>
            </w:pPr>
            <w:ins w:id="641" w:author="Sat Sye8" w:date="2020-10-23T17:20:00Z">
              <w:del w:id="642" w:author="ANGEL RAMIREZ MANCERA" w:date="2020-12-15T15:43:00Z">
                <w:r w:rsidDel="00DC0437">
                  <w:rPr>
                    <w:rFonts w:cs="Arial"/>
                    <w:color w:val="000000"/>
                    <w:lang w:eastAsia="es-MX"/>
                  </w:rPr>
                  <w:delText>7.2</w:delText>
                </w:r>
              </w:del>
            </w:ins>
            <w:ins w:id="643" w:author="ANGEL RAMIREZ MANCERA" w:date="2020-12-15T15:43:00Z">
              <w:r w:rsidR="00DC0437">
                <w:rPr>
                  <w:rFonts w:cs="Arial"/>
                  <w:color w:val="000000"/>
                  <w:lang w:eastAsia="es-MX"/>
                </w:rPr>
                <w:t>11.5</w:t>
              </w:r>
            </w:ins>
            <w:ins w:id="644" w:author="ANGEL RAMIREZ MANCERA" w:date="2020-12-15T15:44:00Z">
              <w:r w:rsidR="00DC0437">
                <w:rPr>
                  <w:rFonts w:cs="Arial"/>
                  <w:color w:val="000000"/>
                  <w:lang w:eastAsia="es-MX"/>
                </w:rPr>
                <w:t>0</w:t>
              </w:r>
            </w:ins>
          </w:p>
        </w:tc>
        <w:tc>
          <w:tcPr>
            <w:tcW w:w="1689" w:type="dxa"/>
            <w:tcBorders>
              <w:top w:val="single" w:sz="4" w:space="0" w:color="auto"/>
              <w:left w:val="single" w:sz="4" w:space="0" w:color="auto"/>
              <w:bottom w:val="single" w:sz="4" w:space="0" w:color="auto"/>
              <w:right w:val="single" w:sz="4" w:space="0" w:color="auto"/>
            </w:tcBorders>
            <w:shd w:val="clear" w:color="000000" w:fill="95B3D7"/>
            <w:tcPrChange w:id="645" w:author="Sat Sye8" w:date="2020-10-23T17:20:00Z">
              <w:tcPr>
                <w:tcW w:w="1689" w:type="dxa"/>
                <w:gridSpan w:val="3"/>
                <w:tcBorders>
                  <w:top w:val="nil"/>
                  <w:left w:val="nil"/>
                  <w:bottom w:val="single" w:sz="8" w:space="0" w:color="auto"/>
                  <w:right w:val="nil"/>
                </w:tcBorders>
                <w:shd w:val="clear" w:color="000000" w:fill="95B3D7"/>
              </w:tcPr>
            </w:tcPrChange>
          </w:tcPr>
          <w:p w14:paraId="5C95B7AC" w14:textId="77777777" w:rsidR="008E4D5B" w:rsidRPr="002D7F08" w:rsidRDefault="008E4D5B" w:rsidP="008F3093">
            <w:pPr>
              <w:rPr>
                <w:ins w:id="646" w:author="Sat Sye8" w:date="2020-10-23T17:19:00Z"/>
                <w:rFonts w:cs="Arial"/>
                <w:color w:val="000000"/>
                <w:lang w:eastAsia="es-MX"/>
              </w:rPr>
            </w:pPr>
          </w:p>
        </w:tc>
        <w:tc>
          <w:tcPr>
            <w:tcW w:w="668" w:type="dxa"/>
            <w:tcBorders>
              <w:top w:val="single" w:sz="4" w:space="0" w:color="auto"/>
              <w:left w:val="single" w:sz="4" w:space="0" w:color="auto"/>
              <w:bottom w:val="single" w:sz="4" w:space="0" w:color="auto"/>
              <w:right w:val="single" w:sz="4" w:space="0" w:color="auto"/>
            </w:tcBorders>
            <w:shd w:val="clear" w:color="000000" w:fill="95B3D7"/>
            <w:tcPrChange w:id="647" w:author="Sat Sye8" w:date="2020-10-23T17:20:00Z">
              <w:tcPr>
                <w:tcW w:w="668" w:type="dxa"/>
                <w:gridSpan w:val="3"/>
                <w:tcBorders>
                  <w:top w:val="nil"/>
                  <w:left w:val="nil"/>
                  <w:bottom w:val="single" w:sz="8" w:space="0" w:color="auto"/>
                  <w:right w:val="single" w:sz="8" w:space="0" w:color="auto"/>
                </w:tcBorders>
                <w:shd w:val="clear" w:color="000000" w:fill="95B3D7"/>
              </w:tcPr>
            </w:tcPrChange>
          </w:tcPr>
          <w:p w14:paraId="76B41CD2" w14:textId="77777777" w:rsidR="008E4D5B" w:rsidRPr="002D7F08" w:rsidRDefault="008E4D5B" w:rsidP="008F3093">
            <w:pPr>
              <w:jc w:val="center"/>
              <w:rPr>
                <w:ins w:id="648" w:author="Sat Sye8" w:date="2020-10-23T17:19:00Z"/>
                <w:rFonts w:cs="Arial"/>
                <w:color w:val="000000"/>
                <w:lang w:eastAsia="es-MX"/>
              </w:rPr>
            </w:pPr>
          </w:p>
        </w:tc>
      </w:tr>
    </w:tbl>
    <w:p w14:paraId="3932DEF8" w14:textId="77777777" w:rsidR="002963E5" w:rsidRPr="002D7F08" w:rsidRDefault="002963E5">
      <w:pPr>
        <w:rPr>
          <w:b/>
          <w:bCs/>
          <w:caps/>
        </w:rPr>
      </w:pPr>
      <w:bookmarkStart w:id="649" w:name="_Toc306205439"/>
      <w:bookmarkEnd w:id="524"/>
      <w:r w:rsidRPr="002D7F08">
        <w:rPr>
          <w:bCs/>
        </w:rPr>
        <w:br w:type="page"/>
      </w:r>
    </w:p>
    <w:p w14:paraId="6FA09BB2" w14:textId="77777777" w:rsidR="00350D45" w:rsidRPr="002D7F08" w:rsidRDefault="00C50F2A" w:rsidP="00E35E46">
      <w:pPr>
        <w:pStyle w:val="Ttulo2"/>
        <w:rPr>
          <w:rFonts w:ascii="Montserrat" w:hAnsi="Montserrat"/>
          <w:bCs/>
          <w:sz w:val="20"/>
        </w:rPr>
      </w:pPr>
      <w:bookmarkStart w:id="650" w:name="_Toc50313871"/>
      <w:r w:rsidRPr="002D7F08">
        <w:rPr>
          <w:rFonts w:ascii="Montserrat" w:hAnsi="Montserrat"/>
          <w:bCs/>
          <w:sz w:val="20"/>
        </w:rPr>
        <w:lastRenderedPageBreak/>
        <w:t xml:space="preserve">Consideraciones </w:t>
      </w:r>
      <w:bookmarkEnd w:id="519"/>
      <w:bookmarkEnd w:id="520"/>
      <w:bookmarkEnd w:id="649"/>
      <w:r w:rsidR="00E35E46" w:rsidRPr="002D7F08">
        <w:rPr>
          <w:rFonts w:ascii="Montserrat" w:hAnsi="Montserrat"/>
          <w:bCs/>
          <w:sz w:val="20"/>
        </w:rPr>
        <w:t>Generales</w:t>
      </w:r>
      <w:bookmarkEnd w:id="650"/>
    </w:p>
    <w:p w14:paraId="7F81E010" w14:textId="77777777" w:rsidR="009F5220" w:rsidRPr="002D7F08" w:rsidRDefault="009F5220" w:rsidP="00113BD7">
      <w:pPr>
        <w:pStyle w:val="BodyText"/>
        <w:jc w:val="both"/>
        <w:rPr>
          <w:rFonts w:cs="Arial"/>
          <w:i/>
          <w:vanish/>
          <w:color w:val="0000FF"/>
          <w:sz w:val="20"/>
        </w:rPr>
      </w:pPr>
      <w:r w:rsidRPr="002D7F08">
        <w:rPr>
          <w:rFonts w:cs="Arial"/>
          <w:i/>
          <w:vanish/>
          <w:color w:val="0000FF"/>
          <w:sz w:val="20"/>
        </w:rPr>
        <w:t>En esta sección se busca integrar la información</w:t>
      </w:r>
      <w:r w:rsidR="005769FB" w:rsidRPr="002D7F08">
        <w:rPr>
          <w:rFonts w:cs="Arial"/>
          <w:i/>
          <w:vanish/>
          <w:color w:val="0000FF"/>
          <w:sz w:val="20"/>
        </w:rPr>
        <w:t xml:space="preserve"> general que brinde un mayor nivel de detalle a la descripción de la solución,</w:t>
      </w:r>
      <w:r w:rsidR="00113BD7" w:rsidRPr="002D7F08">
        <w:rPr>
          <w:rFonts w:cs="Arial"/>
          <w:i/>
          <w:vanish/>
          <w:color w:val="0000FF"/>
          <w:sz w:val="20"/>
        </w:rPr>
        <w:t xml:space="preserve"> y que resulte significativa de</w:t>
      </w:r>
      <w:r w:rsidR="005769FB" w:rsidRPr="002D7F08">
        <w:rPr>
          <w:rFonts w:cs="Arial"/>
          <w:i/>
          <w:vanish/>
          <w:color w:val="0000FF"/>
          <w:sz w:val="20"/>
        </w:rPr>
        <w:t xml:space="preserve">sde el punto de vista arquitectónico. </w:t>
      </w:r>
    </w:p>
    <w:p w14:paraId="347DD54D" w14:textId="77777777" w:rsidR="005769FB" w:rsidRPr="002D7F08" w:rsidRDefault="005769FB" w:rsidP="00113BD7">
      <w:pPr>
        <w:pStyle w:val="BodyText"/>
        <w:jc w:val="both"/>
        <w:rPr>
          <w:rFonts w:cs="Arial"/>
          <w:i/>
          <w:vanish/>
          <w:color w:val="0000FF"/>
          <w:sz w:val="20"/>
        </w:rPr>
      </w:pPr>
      <w:r w:rsidRPr="002D7F08">
        <w:rPr>
          <w:rFonts w:cs="Arial"/>
          <w:i/>
          <w:vanish/>
          <w:color w:val="0000FF"/>
          <w:sz w:val="20"/>
        </w:rPr>
        <w:t>En particular las secciones de volumetría son esenciales para la determinación precisa de las necesidades de procesamiento, almacenaiento y ancho de banda que requerirá el aplicativo.</w:t>
      </w:r>
    </w:p>
    <w:p w14:paraId="5A6CBED1" w14:textId="77777777" w:rsidR="005769FB" w:rsidRPr="002D7F08" w:rsidRDefault="005769FB" w:rsidP="00A74770">
      <w:pPr>
        <w:pStyle w:val="BodyText"/>
        <w:rPr>
          <w:sz w:val="20"/>
        </w:rPr>
      </w:pPr>
    </w:p>
    <w:p w14:paraId="18E13B95" w14:textId="77777777" w:rsidR="00350D45" w:rsidRPr="002D7F08" w:rsidRDefault="00350D45" w:rsidP="00E8032B">
      <w:pPr>
        <w:rPr>
          <w:rFonts w:cs="Arial"/>
          <w:b/>
        </w:rPr>
      </w:pPr>
      <w:r w:rsidRPr="002D7F08">
        <w:rPr>
          <w:rFonts w:cs="Arial"/>
          <w:b/>
        </w:rPr>
        <w:t>Volumetría Transaccional</w:t>
      </w:r>
    </w:p>
    <w:p w14:paraId="13B78CF0" w14:textId="77777777" w:rsidR="00F95735" w:rsidRPr="002D7F08" w:rsidRDefault="00F95735" w:rsidP="00E8032B">
      <w:pPr>
        <w:rPr>
          <w:rStyle w:val="InfoHiddenChar"/>
          <w:rFonts w:ascii="Montserrat" w:hAnsi="Montserrat"/>
          <w:b/>
          <w:bCs/>
          <w:i w:val="0"/>
          <w:kern w:val="32"/>
          <w:sz w:val="20"/>
          <w:szCs w:val="20"/>
        </w:rPr>
      </w:pPr>
      <w:r w:rsidRPr="002D7F08">
        <w:rPr>
          <w:rStyle w:val="InfoHiddenChar"/>
          <w:rFonts w:ascii="Montserrat" w:hAnsi="Montserrat"/>
          <w:b/>
          <w:bCs/>
          <w:i w:val="0"/>
          <w:kern w:val="32"/>
          <w:sz w:val="20"/>
          <w:szCs w:val="20"/>
        </w:rPr>
        <w:t>[Fase: Diseño] [Etapa: Arquitectura Tecnológica] (ACTT-CD)</w:t>
      </w:r>
    </w:p>
    <w:p w14:paraId="03A68372" w14:textId="77777777" w:rsidR="008C3825" w:rsidRPr="002D7F08" w:rsidRDefault="008C3825" w:rsidP="00DA3CFE">
      <w:pPr>
        <w:pStyle w:val="BodyText"/>
        <w:jc w:val="both"/>
        <w:rPr>
          <w:rFonts w:cs="Arial"/>
          <w:i/>
          <w:vanish/>
          <w:color w:val="0000FF"/>
          <w:sz w:val="20"/>
        </w:rPr>
      </w:pPr>
      <w:r w:rsidRPr="002D7F08">
        <w:rPr>
          <w:rFonts w:cs="Arial"/>
          <w:i/>
          <w:vanish/>
          <w:color w:val="0000FF"/>
          <w:sz w:val="20"/>
        </w:rPr>
        <w:t>Esta sección será completada en la fase de desarrollo del aplicativo.</w:t>
      </w:r>
    </w:p>
    <w:p w14:paraId="260D5EFE" w14:textId="77777777" w:rsidR="00767334" w:rsidRPr="002D7F08" w:rsidRDefault="00767334" w:rsidP="00DA3CFE">
      <w:pPr>
        <w:pStyle w:val="BodyText"/>
        <w:jc w:val="both"/>
        <w:rPr>
          <w:rFonts w:cs="Arial"/>
          <w:i/>
          <w:vanish/>
          <w:color w:val="0000FF"/>
          <w:sz w:val="20"/>
        </w:rPr>
      </w:pPr>
      <w:r w:rsidRPr="002D7F08">
        <w:rPr>
          <w:rFonts w:cs="Arial"/>
          <w:i/>
          <w:vanish/>
          <w:color w:val="0000FF"/>
          <w:sz w:val="20"/>
        </w:rPr>
        <w:t xml:space="preserve">En esta </w:t>
      </w:r>
      <w:r w:rsidR="008C3825" w:rsidRPr="002D7F08">
        <w:rPr>
          <w:rFonts w:cs="Arial"/>
          <w:i/>
          <w:vanish/>
          <w:color w:val="0000FF"/>
          <w:sz w:val="20"/>
        </w:rPr>
        <w:t>tabla</w:t>
      </w:r>
      <w:r w:rsidRPr="002D7F08">
        <w:rPr>
          <w:rFonts w:cs="Arial"/>
          <w:i/>
          <w:vanish/>
          <w:color w:val="0000FF"/>
          <w:sz w:val="20"/>
        </w:rPr>
        <w:t xml:space="preserve"> se debe poner el número de módulos y procesos en que se divide el aplicativo, así como las transacciones que in</w:t>
      </w:r>
      <w:r w:rsidR="00A56641" w:rsidRPr="002D7F08">
        <w:rPr>
          <w:rFonts w:cs="Arial"/>
          <w:i/>
          <w:vanish/>
          <w:color w:val="0000FF"/>
          <w:sz w:val="20"/>
        </w:rPr>
        <w:t>c</w:t>
      </w:r>
      <w:r w:rsidRPr="002D7F08">
        <w:rPr>
          <w:rFonts w:cs="Arial"/>
          <w:i/>
          <w:vanish/>
          <w:color w:val="0000FF"/>
          <w:sz w:val="20"/>
        </w:rPr>
        <w:t>lu</w:t>
      </w:r>
      <w:r w:rsidR="00A56641" w:rsidRPr="002D7F08">
        <w:rPr>
          <w:rFonts w:cs="Arial"/>
          <w:i/>
          <w:vanish/>
          <w:color w:val="0000FF"/>
          <w:sz w:val="20"/>
        </w:rPr>
        <w:t>ye</w:t>
      </w:r>
      <w:r w:rsidRPr="002D7F08">
        <w:rPr>
          <w:rFonts w:cs="Arial"/>
          <w:i/>
          <w:vanish/>
          <w:color w:val="0000FF"/>
          <w:sz w:val="20"/>
        </w:rPr>
        <w:t xml:space="preserve"> cada proceso </w:t>
      </w:r>
      <w:r w:rsidR="00A56641" w:rsidRPr="002D7F08">
        <w:rPr>
          <w:rFonts w:cs="Arial"/>
          <w:i/>
          <w:vanish/>
          <w:color w:val="0000FF"/>
          <w:sz w:val="20"/>
        </w:rPr>
        <w:t>y el acumulado por día, dividido a su vez por contribuyentes y empleados, si es el caso que el aplicativo tenga ambos tipos de usuario.</w:t>
      </w:r>
    </w:p>
    <w:p w14:paraId="6A02010D" w14:textId="77777777" w:rsidR="00D12FE1" w:rsidRPr="002D7F08" w:rsidRDefault="00D12FE1" w:rsidP="00767334">
      <w:pPr>
        <w:pStyle w:val="BodyText"/>
        <w:rPr>
          <w:rFonts w:cs="Arial"/>
          <w:i/>
          <w:vanish/>
          <w:color w:val="0000FF"/>
          <w:sz w:val="20"/>
        </w:rPr>
      </w:pPr>
    </w:p>
    <w:tbl>
      <w:tblPr>
        <w:tblW w:w="8681" w:type="dxa"/>
        <w:tblInd w:w="55" w:type="dxa"/>
        <w:tblCellMar>
          <w:left w:w="70" w:type="dxa"/>
          <w:right w:w="70" w:type="dxa"/>
        </w:tblCellMar>
        <w:tblLook w:val="04A0" w:firstRow="1" w:lastRow="0" w:firstColumn="1" w:lastColumn="0" w:noHBand="0" w:noVBand="1"/>
      </w:tblPr>
      <w:tblGrid>
        <w:gridCol w:w="1731"/>
        <w:gridCol w:w="912"/>
        <w:gridCol w:w="954"/>
        <w:gridCol w:w="1654"/>
        <w:gridCol w:w="1798"/>
        <w:gridCol w:w="1773"/>
      </w:tblGrid>
      <w:tr w:rsidR="00A74770" w:rsidRPr="002D7F08" w14:paraId="18B2789F" w14:textId="77777777" w:rsidTr="00A74770">
        <w:trPr>
          <w:trHeight w:val="315"/>
        </w:trPr>
        <w:tc>
          <w:tcPr>
            <w:tcW w:w="8681" w:type="dxa"/>
            <w:gridSpan w:val="6"/>
            <w:tcBorders>
              <w:top w:val="single" w:sz="8" w:space="0" w:color="auto"/>
              <w:left w:val="single" w:sz="8" w:space="0" w:color="auto"/>
              <w:bottom w:val="single" w:sz="8" w:space="0" w:color="auto"/>
              <w:right w:val="single" w:sz="8" w:space="0" w:color="000000"/>
            </w:tcBorders>
            <w:shd w:val="clear" w:color="000000" w:fill="A6A6A6"/>
            <w:noWrap/>
            <w:vAlign w:val="center"/>
            <w:hideMark/>
          </w:tcPr>
          <w:p w14:paraId="69EF3433" w14:textId="1FF657BE" w:rsidR="00A74770" w:rsidRPr="002D7F08" w:rsidRDefault="00A74770" w:rsidP="00A74770">
            <w:pPr>
              <w:jc w:val="center"/>
              <w:rPr>
                <w:b/>
                <w:bCs/>
                <w:i/>
                <w:iCs/>
                <w:lang w:eastAsia="es-MX"/>
              </w:rPr>
            </w:pPr>
            <w:r w:rsidRPr="002D7F08">
              <w:rPr>
                <w:b/>
                <w:bCs/>
                <w:i/>
                <w:iCs/>
                <w:lang w:eastAsia="es-MX"/>
              </w:rPr>
              <w:t xml:space="preserve">Procesamiento en </w:t>
            </w:r>
            <w:r w:rsidR="00C8680F" w:rsidRPr="002D7F08">
              <w:rPr>
                <w:b/>
                <w:bCs/>
                <w:i/>
                <w:iCs/>
                <w:lang w:eastAsia="es-MX"/>
              </w:rPr>
              <w:t>línea</w:t>
            </w:r>
          </w:p>
        </w:tc>
      </w:tr>
      <w:tr w:rsidR="00A74770" w:rsidRPr="002D7F08" w14:paraId="3F1CDF6E" w14:textId="77777777" w:rsidTr="00A74770">
        <w:trPr>
          <w:trHeight w:val="900"/>
        </w:trPr>
        <w:tc>
          <w:tcPr>
            <w:tcW w:w="1687" w:type="dxa"/>
            <w:vMerge w:val="restart"/>
            <w:tcBorders>
              <w:top w:val="nil"/>
              <w:left w:val="single" w:sz="8" w:space="0" w:color="auto"/>
              <w:bottom w:val="single" w:sz="8" w:space="0" w:color="000000"/>
              <w:right w:val="single" w:sz="8" w:space="0" w:color="auto"/>
            </w:tcBorders>
            <w:shd w:val="clear" w:color="000000" w:fill="A6A6A6"/>
            <w:noWrap/>
            <w:vAlign w:val="center"/>
            <w:hideMark/>
          </w:tcPr>
          <w:p w14:paraId="11CA3B6A" w14:textId="77777777" w:rsidR="00A74770" w:rsidRPr="002D7F08" w:rsidRDefault="00A74770" w:rsidP="00A74770">
            <w:pPr>
              <w:jc w:val="center"/>
              <w:rPr>
                <w:b/>
                <w:bCs/>
                <w:i/>
                <w:iCs/>
                <w:lang w:eastAsia="es-MX"/>
              </w:rPr>
            </w:pPr>
            <w:r w:rsidRPr="002D7F08">
              <w:rPr>
                <w:b/>
                <w:bCs/>
                <w:i/>
                <w:iCs/>
                <w:lang w:eastAsia="es-MX"/>
              </w:rPr>
              <w:t>Portal</w:t>
            </w:r>
          </w:p>
        </w:tc>
        <w:tc>
          <w:tcPr>
            <w:tcW w:w="884" w:type="dxa"/>
            <w:vMerge w:val="restart"/>
            <w:tcBorders>
              <w:top w:val="nil"/>
              <w:left w:val="single" w:sz="8" w:space="0" w:color="auto"/>
              <w:bottom w:val="single" w:sz="8" w:space="0" w:color="000000"/>
              <w:right w:val="single" w:sz="8" w:space="0" w:color="auto"/>
            </w:tcBorders>
            <w:shd w:val="clear" w:color="000000" w:fill="A6A6A6"/>
            <w:noWrap/>
            <w:vAlign w:val="center"/>
            <w:hideMark/>
          </w:tcPr>
          <w:p w14:paraId="16560835" w14:textId="77777777" w:rsidR="00A74770" w:rsidRPr="002D7F08" w:rsidRDefault="00A74770" w:rsidP="00A74770">
            <w:pPr>
              <w:jc w:val="center"/>
              <w:rPr>
                <w:b/>
                <w:bCs/>
                <w:i/>
                <w:iCs/>
                <w:lang w:eastAsia="es-MX"/>
              </w:rPr>
            </w:pPr>
            <w:r w:rsidRPr="002D7F08">
              <w:rPr>
                <w:b/>
                <w:bCs/>
                <w:i/>
                <w:iCs/>
                <w:lang w:eastAsia="es-MX"/>
              </w:rPr>
              <w:t>Módulo</w:t>
            </w:r>
          </w:p>
        </w:tc>
        <w:tc>
          <w:tcPr>
            <w:tcW w:w="885" w:type="dxa"/>
            <w:vMerge w:val="restart"/>
            <w:tcBorders>
              <w:top w:val="nil"/>
              <w:left w:val="single" w:sz="8" w:space="0" w:color="auto"/>
              <w:bottom w:val="single" w:sz="8" w:space="0" w:color="000000"/>
              <w:right w:val="single" w:sz="8" w:space="0" w:color="auto"/>
            </w:tcBorders>
            <w:shd w:val="clear" w:color="000000" w:fill="A6A6A6"/>
            <w:noWrap/>
            <w:vAlign w:val="center"/>
            <w:hideMark/>
          </w:tcPr>
          <w:p w14:paraId="7D85A3A7" w14:textId="77777777" w:rsidR="00A74770" w:rsidRPr="002D7F08" w:rsidRDefault="00A74770" w:rsidP="00A74770">
            <w:pPr>
              <w:jc w:val="center"/>
              <w:rPr>
                <w:b/>
                <w:bCs/>
                <w:i/>
                <w:iCs/>
                <w:lang w:eastAsia="es-MX"/>
              </w:rPr>
            </w:pPr>
            <w:r w:rsidRPr="002D7F08">
              <w:rPr>
                <w:b/>
                <w:bCs/>
                <w:i/>
                <w:iCs/>
                <w:lang w:eastAsia="es-MX"/>
              </w:rPr>
              <w:t>Proceso</w:t>
            </w:r>
          </w:p>
        </w:tc>
        <w:tc>
          <w:tcPr>
            <w:tcW w:w="1654" w:type="dxa"/>
            <w:vMerge w:val="restart"/>
            <w:tcBorders>
              <w:top w:val="nil"/>
              <w:left w:val="single" w:sz="8" w:space="0" w:color="auto"/>
              <w:bottom w:val="single" w:sz="8" w:space="0" w:color="000000"/>
              <w:right w:val="single" w:sz="8" w:space="0" w:color="auto"/>
            </w:tcBorders>
            <w:shd w:val="clear" w:color="000000" w:fill="A6A6A6"/>
            <w:vAlign w:val="center"/>
            <w:hideMark/>
          </w:tcPr>
          <w:p w14:paraId="0AE44C09" w14:textId="77777777" w:rsidR="00A74770" w:rsidRPr="002D7F08" w:rsidRDefault="00A74770" w:rsidP="00A74770">
            <w:pPr>
              <w:jc w:val="center"/>
              <w:rPr>
                <w:b/>
                <w:bCs/>
                <w:i/>
                <w:iCs/>
                <w:lang w:eastAsia="es-MX"/>
              </w:rPr>
            </w:pPr>
            <w:r w:rsidRPr="002D7F08">
              <w:rPr>
                <w:b/>
                <w:bCs/>
                <w:i/>
                <w:iCs/>
                <w:lang w:eastAsia="es-MX"/>
              </w:rPr>
              <w:t>Transacciones por proceso</w:t>
            </w:r>
          </w:p>
        </w:tc>
        <w:tc>
          <w:tcPr>
            <w:tcW w:w="1798" w:type="dxa"/>
            <w:vMerge w:val="restart"/>
            <w:tcBorders>
              <w:top w:val="nil"/>
              <w:left w:val="single" w:sz="8" w:space="0" w:color="auto"/>
              <w:bottom w:val="single" w:sz="8" w:space="0" w:color="000000"/>
              <w:right w:val="single" w:sz="8" w:space="0" w:color="auto"/>
            </w:tcBorders>
            <w:shd w:val="clear" w:color="000000" w:fill="A6A6A6"/>
            <w:vAlign w:val="center"/>
            <w:hideMark/>
          </w:tcPr>
          <w:p w14:paraId="7345AD3D" w14:textId="77777777" w:rsidR="00A74770" w:rsidRPr="002D7F08" w:rsidRDefault="00A74770" w:rsidP="00A74770">
            <w:pPr>
              <w:jc w:val="center"/>
              <w:rPr>
                <w:b/>
                <w:bCs/>
                <w:i/>
                <w:iCs/>
                <w:lang w:eastAsia="es-MX"/>
              </w:rPr>
            </w:pPr>
            <w:r w:rsidRPr="002D7F08">
              <w:rPr>
                <w:b/>
                <w:bCs/>
                <w:i/>
                <w:iCs/>
                <w:lang w:eastAsia="es-MX"/>
              </w:rPr>
              <w:t>Interacciones esperadas</w:t>
            </w:r>
          </w:p>
        </w:tc>
        <w:tc>
          <w:tcPr>
            <w:tcW w:w="1773" w:type="dxa"/>
            <w:vMerge w:val="restart"/>
            <w:tcBorders>
              <w:top w:val="nil"/>
              <w:left w:val="single" w:sz="8" w:space="0" w:color="auto"/>
              <w:bottom w:val="single" w:sz="8" w:space="0" w:color="000000"/>
              <w:right w:val="single" w:sz="8" w:space="0" w:color="auto"/>
            </w:tcBorders>
            <w:shd w:val="clear" w:color="000000" w:fill="A6A6A6"/>
            <w:vAlign w:val="center"/>
            <w:hideMark/>
          </w:tcPr>
          <w:p w14:paraId="5313F14C" w14:textId="77777777" w:rsidR="00A74770" w:rsidRPr="002D7F08" w:rsidRDefault="00A74770" w:rsidP="00A74770">
            <w:pPr>
              <w:jc w:val="center"/>
              <w:rPr>
                <w:b/>
                <w:bCs/>
                <w:i/>
                <w:iCs/>
                <w:lang w:eastAsia="es-MX"/>
              </w:rPr>
            </w:pPr>
            <w:r w:rsidRPr="002D7F08">
              <w:rPr>
                <w:b/>
                <w:bCs/>
                <w:i/>
                <w:iCs/>
                <w:lang w:eastAsia="es-MX"/>
              </w:rPr>
              <w:t>Transacciones por Proceso por Día</w:t>
            </w:r>
          </w:p>
        </w:tc>
      </w:tr>
      <w:tr w:rsidR="00A74770" w:rsidRPr="002D7F08" w14:paraId="15B1D25A" w14:textId="77777777" w:rsidTr="00A74770">
        <w:trPr>
          <w:trHeight w:val="309"/>
        </w:trPr>
        <w:tc>
          <w:tcPr>
            <w:tcW w:w="1687" w:type="dxa"/>
            <w:vMerge/>
            <w:tcBorders>
              <w:top w:val="nil"/>
              <w:left w:val="single" w:sz="8" w:space="0" w:color="auto"/>
              <w:bottom w:val="single" w:sz="8" w:space="0" w:color="000000"/>
              <w:right w:val="single" w:sz="8" w:space="0" w:color="auto"/>
            </w:tcBorders>
            <w:vAlign w:val="center"/>
            <w:hideMark/>
          </w:tcPr>
          <w:p w14:paraId="51B44B3D" w14:textId="77777777" w:rsidR="00A74770" w:rsidRPr="002D7F08" w:rsidRDefault="00A74770" w:rsidP="00A74770">
            <w:pPr>
              <w:rPr>
                <w:b/>
                <w:bCs/>
                <w:i/>
                <w:iCs/>
                <w:color w:val="FFFFFF"/>
                <w:lang w:eastAsia="es-MX"/>
              </w:rPr>
            </w:pPr>
          </w:p>
        </w:tc>
        <w:tc>
          <w:tcPr>
            <w:tcW w:w="884" w:type="dxa"/>
            <w:vMerge/>
            <w:tcBorders>
              <w:top w:val="nil"/>
              <w:left w:val="single" w:sz="8" w:space="0" w:color="auto"/>
              <w:bottom w:val="single" w:sz="8" w:space="0" w:color="000000"/>
              <w:right w:val="single" w:sz="8" w:space="0" w:color="auto"/>
            </w:tcBorders>
            <w:vAlign w:val="center"/>
            <w:hideMark/>
          </w:tcPr>
          <w:p w14:paraId="0CB7398E" w14:textId="77777777" w:rsidR="00A74770" w:rsidRPr="002D7F08" w:rsidRDefault="00A74770" w:rsidP="00A74770">
            <w:pPr>
              <w:rPr>
                <w:b/>
                <w:bCs/>
                <w:i/>
                <w:iCs/>
                <w:color w:val="FFFFFF"/>
                <w:lang w:eastAsia="es-MX"/>
              </w:rPr>
            </w:pPr>
          </w:p>
        </w:tc>
        <w:tc>
          <w:tcPr>
            <w:tcW w:w="885" w:type="dxa"/>
            <w:vMerge/>
            <w:tcBorders>
              <w:top w:val="nil"/>
              <w:left w:val="single" w:sz="8" w:space="0" w:color="auto"/>
              <w:bottom w:val="single" w:sz="8" w:space="0" w:color="000000"/>
              <w:right w:val="single" w:sz="8" w:space="0" w:color="auto"/>
            </w:tcBorders>
            <w:vAlign w:val="center"/>
            <w:hideMark/>
          </w:tcPr>
          <w:p w14:paraId="6C27C09E" w14:textId="77777777" w:rsidR="00A74770" w:rsidRPr="002D7F08" w:rsidRDefault="00A74770" w:rsidP="00A74770">
            <w:pPr>
              <w:rPr>
                <w:b/>
                <w:bCs/>
                <w:i/>
                <w:iCs/>
                <w:color w:val="FFFFFF"/>
                <w:lang w:eastAsia="es-MX"/>
              </w:rPr>
            </w:pPr>
          </w:p>
        </w:tc>
        <w:tc>
          <w:tcPr>
            <w:tcW w:w="1654" w:type="dxa"/>
            <w:vMerge/>
            <w:tcBorders>
              <w:top w:val="nil"/>
              <w:left w:val="single" w:sz="8" w:space="0" w:color="auto"/>
              <w:bottom w:val="single" w:sz="8" w:space="0" w:color="000000"/>
              <w:right w:val="single" w:sz="8" w:space="0" w:color="auto"/>
            </w:tcBorders>
            <w:vAlign w:val="center"/>
            <w:hideMark/>
          </w:tcPr>
          <w:p w14:paraId="4C156AE7" w14:textId="77777777" w:rsidR="00A74770" w:rsidRPr="002D7F08" w:rsidRDefault="00A74770" w:rsidP="00A74770">
            <w:pPr>
              <w:rPr>
                <w:b/>
                <w:bCs/>
                <w:i/>
                <w:iCs/>
                <w:color w:val="FFFFFF"/>
                <w:lang w:eastAsia="es-MX"/>
              </w:rPr>
            </w:pPr>
          </w:p>
        </w:tc>
        <w:tc>
          <w:tcPr>
            <w:tcW w:w="1798" w:type="dxa"/>
            <w:vMerge/>
            <w:tcBorders>
              <w:top w:val="nil"/>
              <w:left w:val="single" w:sz="8" w:space="0" w:color="auto"/>
              <w:bottom w:val="single" w:sz="8" w:space="0" w:color="000000"/>
              <w:right w:val="single" w:sz="8" w:space="0" w:color="auto"/>
            </w:tcBorders>
            <w:vAlign w:val="center"/>
            <w:hideMark/>
          </w:tcPr>
          <w:p w14:paraId="6CB30358" w14:textId="77777777" w:rsidR="00A74770" w:rsidRPr="002D7F08" w:rsidRDefault="00A74770" w:rsidP="00A74770">
            <w:pPr>
              <w:rPr>
                <w:b/>
                <w:bCs/>
                <w:i/>
                <w:iCs/>
                <w:color w:val="FFFFFF"/>
                <w:lang w:eastAsia="es-MX"/>
              </w:rPr>
            </w:pPr>
          </w:p>
        </w:tc>
        <w:tc>
          <w:tcPr>
            <w:tcW w:w="1773" w:type="dxa"/>
            <w:vMerge/>
            <w:tcBorders>
              <w:top w:val="nil"/>
              <w:left w:val="single" w:sz="8" w:space="0" w:color="auto"/>
              <w:bottom w:val="single" w:sz="8" w:space="0" w:color="000000"/>
              <w:right w:val="single" w:sz="8" w:space="0" w:color="auto"/>
            </w:tcBorders>
            <w:vAlign w:val="center"/>
            <w:hideMark/>
          </w:tcPr>
          <w:p w14:paraId="2A944899" w14:textId="77777777" w:rsidR="00A74770" w:rsidRPr="002D7F08" w:rsidRDefault="00A74770" w:rsidP="00A74770">
            <w:pPr>
              <w:rPr>
                <w:b/>
                <w:bCs/>
                <w:i/>
                <w:iCs/>
                <w:color w:val="FFFFFF"/>
                <w:lang w:eastAsia="es-MX"/>
              </w:rPr>
            </w:pPr>
          </w:p>
        </w:tc>
      </w:tr>
      <w:tr w:rsidR="00A74770" w:rsidRPr="002D7F08" w14:paraId="48A90F1A" w14:textId="77777777" w:rsidTr="0043614B">
        <w:trPr>
          <w:trHeight w:val="315"/>
        </w:trPr>
        <w:tc>
          <w:tcPr>
            <w:tcW w:w="1687" w:type="dxa"/>
            <w:tcBorders>
              <w:top w:val="nil"/>
              <w:left w:val="single" w:sz="8" w:space="0" w:color="auto"/>
              <w:bottom w:val="nil"/>
              <w:right w:val="single" w:sz="8" w:space="0" w:color="auto"/>
            </w:tcBorders>
            <w:shd w:val="clear" w:color="000000" w:fill="808080"/>
            <w:noWrap/>
            <w:vAlign w:val="center"/>
            <w:hideMark/>
          </w:tcPr>
          <w:p w14:paraId="61DF8615" w14:textId="77777777" w:rsidR="00A74770" w:rsidRPr="002D7F08" w:rsidRDefault="00A74770" w:rsidP="00A74770">
            <w:pPr>
              <w:rPr>
                <w:b/>
                <w:bCs/>
                <w:i/>
                <w:iCs/>
                <w:lang w:eastAsia="es-MX"/>
              </w:rPr>
            </w:pPr>
            <w:r w:rsidRPr="002D7F08">
              <w:rPr>
                <w:b/>
                <w:bCs/>
                <w:i/>
                <w:iCs/>
                <w:lang w:eastAsia="es-MX"/>
              </w:rPr>
              <w:t>Contribuyentes</w:t>
            </w:r>
          </w:p>
        </w:tc>
        <w:tc>
          <w:tcPr>
            <w:tcW w:w="884" w:type="dxa"/>
            <w:tcBorders>
              <w:top w:val="nil"/>
              <w:left w:val="nil"/>
              <w:bottom w:val="nil"/>
              <w:right w:val="single" w:sz="8" w:space="0" w:color="auto"/>
            </w:tcBorders>
            <w:shd w:val="clear" w:color="000000" w:fill="FFFFFF"/>
            <w:noWrap/>
            <w:vAlign w:val="center"/>
          </w:tcPr>
          <w:p w14:paraId="5727C718" w14:textId="77777777" w:rsidR="00A74770" w:rsidRPr="002D7F08" w:rsidRDefault="00A74770" w:rsidP="00A74770">
            <w:pPr>
              <w:rPr>
                <w:lang w:eastAsia="es-MX"/>
              </w:rPr>
            </w:pPr>
          </w:p>
        </w:tc>
        <w:tc>
          <w:tcPr>
            <w:tcW w:w="885" w:type="dxa"/>
            <w:tcBorders>
              <w:top w:val="nil"/>
              <w:left w:val="nil"/>
              <w:bottom w:val="single" w:sz="8" w:space="0" w:color="000000"/>
              <w:right w:val="single" w:sz="8" w:space="0" w:color="000000"/>
            </w:tcBorders>
            <w:shd w:val="clear" w:color="auto" w:fill="auto"/>
            <w:noWrap/>
            <w:vAlign w:val="center"/>
          </w:tcPr>
          <w:p w14:paraId="2C0DBA0A" w14:textId="77777777" w:rsidR="00A74770" w:rsidRPr="002D7F08" w:rsidRDefault="00A74770" w:rsidP="00A74770">
            <w:pPr>
              <w:rPr>
                <w:lang w:eastAsia="es-MX"/>
              </w:rPr>
            </w:pPr>
          </w:p>
        </w:tc>
        <w:tc>
          <w:tcPr>
            <w:tcW w:w="1654" w:type="dxa"/>
            <w:tcBorders>
              <w:top w:val="nil"/>
              <w:left w:val="nil"/>
              <w:bottom w:val="single" w:sz="8" w:space="0" w:color="000000"/>
              <w:right w:val="single" w:sz="8" w:space="0" w:color="000000"/>
            </w:tcBorders>
            <w:shd w:val="clear" w:color="auto" w:fill="auto"/>
            <w:noWrap/>
            <w:vAlign w:val="center"/>
          </w:tcPr>
          <w:p w14:paraId="25A6CEB4" w14:textId="77777777" w:rsidR="00A74770" w:rsidRPr="002D7F08" w:rsidRDefault="00A74770" w:rsidP="00A74770">
            <w:pPr>
              <w:rPr>
                <w:lang w:eastAsia="es-MX"/>
              </w:rPr>
            </w:pPr>
          </w:p>
        </w:tc>
        <w:tc>
          <w:tcPr>
            <w:tcW w:w="1798" w:type="dxa"/>
            <w:tcBorders>
              <w:top w:val="nil"/>
              <w:left w:val="nil"/>
              <w:bottom w:val="single" w:sz="8" w:space="0" w:color="000000"/>
              <w:right w:val="single" w:sz="8" w:space="0" w:color="000000"/>
            </w:tcBorders>
            <w:shd w:val="clear" w:color="auto" w:fill="auto"/>
            <w:noWrap/>
            <w:vAlign w:val="center"/>
          </w:tcPr>
          <w:p w14:paraId="0B54844B" w14:textId="77777777" w:rsidR="00A74770" w:rsidRPr="002D7F08" w:rsidRDefault="00A74770" w:rsidP="00A74770">
            <w:pPr>
              <w:rPr>
                <w:lang w:eastAsia="es-MX"/>
              </w:rPr>
            </w:pPr>
          </w:p>
        </w:tc>
        <w:tc>
          <w:tcPr>
            <w:tcW w:w="1773" w:type="dxa"/>
            <w:tcBorders>
              <w:top w:val="nil"/>
              <w:left w:val="nil"/>
              <w:bottom w:val="single" w:sz="8" w:space="0" w:color="000000"/>
              <w:right w:val="single" w:sz="8" w:space="0" w:color="000000"/>
            </w:tcBorders>
            <w:shd w:val="clear" w:color="auto" w:fill="auto"/>
            <w:noWrap/>
            <w:vAlign w:val="center"/>
          </w:tcPr>
          <w:p w14:paraId="4463EDDD" w14:textId="77777777" w:rsidR="00A74770" w:rsidRPr="002D7F08" w:rsidRDefault="00A74770" w:rsidP="00A74770">
            <w:pPr>
              <w:rPr>
                <w:lang w:eastAsia="es-MX"/>
              </w:rPr>
            </w:pPr>
          </w:p>
        </w:tc>
      </w:tr>
      <w:tr w:rsidR="00A74770" w:rsidRPr="002D7F08" w14:paraId="44BC8863" w14:textId="77777777" w:rsidTr="0043614B">
        <w:trPr>
          <w:trHeight w:val="315"/>
        </w:trPr>
        <w:tc>
          <w:tcPr>
            <w:tcW w:w="1687" w:type="dxa"/>
            <w:tcBorders>
              <w:top w:val="single" w:sz="8" w:space="0" w:color="auto"/>
              <w:left w:val="single" w:sz="8" w:space="0" w:color="auto"/>
              <w:bottom w:val="single" w:sz="8" w:space="0" w:color="auto"/>
              <w:right w:val="single" w:sz="8" w:space="0" w:color="auto"/>
            </w:tcBorders>
            <w:shd w:val="clear" w:color="000000" w:fill="808080"/>
            <w:noWrap/>
            <w:vAlign w:val="center"/>
            <w:hideMark/>
          </w:tcPr>
          <w:p w14:paraId="18B52DCB" w14:textId="77777777" w:rsidR="00A74770" w:rsidRPr="002D7F08" w:rsidRDefault="00A74770" w:rsidP="00A74770">
            <w:pPr>
              <w:rPr>
                <w:b/>
                <w:bCs/>
                <w:i/>
                <w:iCs/>
                <w:lang w:eastAsia="es-MX"/>
              </w:rPr>
            </w:pPr>
            <w:r w:rsidRPr="002D7F08">
              <w:rPr>
                <w:b/>
                <w:bCs/>
                <w:i/>
                <w:iCs/>
                <w:lang w:eastAsia="es-MX"/>
              </w:rPr>
              <w:t>Empleados</w:t>
            </w:r>
          </w:p>
        </w:tc>
        <w:tc>
          <w:tcPr>
            <w:tcW w:w="884" w:type="dxa"/>
            <w:tcBorders>
              <w:top w:val="single" w:sz="8" w:space="0" w:color="auto"/>
              <w:left w:val="nil"/>
              <w:bottom w:val="single" w:sz="8" w:space="0" w:color="auto"/>
              <w:right w:val="single" w:sz="8" w:space="0" w:color="auto"/>
            </w:tcBorders>
            <w:shd w:val="clear" w:color="000000" w:fill="FFFFFF"/>
            <w:noWrap/>
            <w:vAlign w:val="center"/>
          </w:tcPr>
          <w:p w14:paraId="79AA73F3" w14:textId="4950429C" w:rsidR="00A74770" w:rsidRPr="002D7F08" w:rsidRDefault="008F3093" w:rsidP="00A74770">
            <w:pPr>
              <w:rPr>
                <w:lang w:eastAsia="es-MX"/>
              </w:rPr>
            </w:pPr>
            <w:r>
              <w:rPr>
                <w:lang w:eastAsia="es-MX"/>
              </w:rPr>
              <w:t>1</w:t>
            </w:r>
          </w:p>
        </w:tc>
        <w:tc>
          <w:tcPr>
            <w:tcW w:w="885" w:type="dxa"/>
            <w:tcBorders>
              <w:top w:val="nil"/>
              <w:left w:val="nil"/>
              <w:bottom w:val="single" w:sz="8" w:space="0" w:color="000000"/>
              <w:right w:val="single" w:sz="8" w:space="0" w:color="000000"/>
            </w:tcBorders>
            <w:shd w:val="clear" w:color="auto" w:fill="auto"/>
            <w:noWrap/>
            <w:vAlign w:val="center"/>
          </w:tcPr>
          <w:p w14:paraId="1B2F1BC1" w14:textId="271825E7" w:rsidR="00A74770" w:rsidRPr="002D7F08" w:rsidRDefault="008F3093" w:rsidP="00A74770">
            <w:pPr>
              <w:rPr>
                <w:lang w:eastAsia="es-MX"/>
              </w:rPr>
            </w:pPr>
            <w:r>
              <w:rPr>
                <w:lang w:eastAsia="es-MX"/>
              </w:rPr>
              <w:t>1</w:t>
            </w:r>
          </w:p>
        </w:tc>
        <w:tc>
          <w:tcPr>
            <w:tcW w:w="1654" w:type="dxa"/>
            <w:tcBorders>
              <w:top w:val="nil"/>
              <w:left w:val="nil"/>
              <w:bottom w:val="single" w:sz="8" w:space="0" w:color="000000"/>
              <w:right w:val="single" w:sz="8" w:space="0" w:color="000000"/>
            </w:tcBorders>
            <w:shd w:val="clear" w:color="auto" w:fill="auto"/>
            <w:noWrap/>
            <w:vAlign w:val="center"/>
          </w:tcPr>
          <w:p w14:paraId="794872EF" w14:textId="6B84829E" w:rsidR="00A74770" w:rsidRPr="002D7F08" w:rsidRDefault="008F3093" w:rsidP="00A74770">
            <w:pPr>
              <w:rPr>
                <w:lang w:eastAsia="es-MX"/>
              </w:rPr>
            </w:pPr>
            <w:r>
              <w:rPr>
                <w:lang w:eastAsia="es-MX"/>
              </w:rPr>
              <w:t>1</w:t>
            </w:r>
          </w:p>
        </w:tc>
        <w:tc>
          <w:tcPr>
            <w:tcW w:w="1798" w:type="dxa"/>
            <w:tcBorders>
              <w:top w:val="nil"/>
              <w:left w:val="nil"/>
              <w:bottom w:val="nil"/>
              <w:right w:val="single" w:sz="8" w:space="0" w:color="000000"/>
            </w:tcBorders>
            <w:shd w:val="clear" w:color="auto" w:fill="auto"/>
            <w:noWrap/>
            <w:vAlign w:val="center"/>
          </w:tcPr>
          <w:p w14:paraId="6B6E2106" w14:textId="258FF9FA" w:rsidR="00A74770" w:rsidRPr="002D7F08" w:rsidRDefault="008F3093" w:rsidP="00A74770">
            <w:pPr>
              <w:rPr>
                <w:lang w:eastAsia="es-MX"/>
              </w:rPr>
            </w:pPr>
            <w:r>
              <w:rPr>
                <w:lang w:eastAsia="es-MX"/>
              </w:rPr>
              <w:t>180000</w:t>
            </w:r>
          </w:p>
        </w:tc>
        <w:tc>
          <w:tcPr>
            <w:tcW w:w="1773" w:type="dxa"/>
            <w:tcBorders>
              <w:top w:val="nil"/>
              <w:left w:val="nil"/>
              <w:bottom w:val="single" w:sz="8" w:space="0" w:color="000000"/>
              <w:right w:val="single" w:sz="8" w:space="0" w:color="000000"/>
            </w:tcBorders>
            <w:shd w:val="clear" w:color="auto" w:fill="auto"/>
            <w:noWrap/>
            <w:vAlign w:val="center"/>
          </w:tcPr>
          <w:p w14:paraId="7AF5DA16" w14:textId="10B6D888" w:rsidR="00A74770" w:rsidRPr="002D7F08" w:rsidRDefault="008F3093" w:rsidP="00A74770">
            <w:pPr>
              <w:rPr>
                <w:lang w:eastAsia="es-MX"/>
              </w:rPr>
            </w:pPr>
            <w:r>
              <w:rPr>
                <w:lang w:eastAsia="es-MX"/>
              </w:rPr>
              <w:t>180000</w:t>
            </w:r>
          </w:p>
        </w:tc>
      </w:tr>
      <w:tr w:rsidR="00A74770" w:rsidRPr="002D7F08" w14:paraId="1EC09335" w14:textId="77777777" w:rsidTr="00A74770">
        <w:trPr>
          <w:trHeight w:val="315"/>
        </w:trPr>
        <w:tc>
          <w:tcPr>
            <w:tcW w:w="1687" w:type="dxa"/>
            <w:tcBorders>
              <w:top w:val="nil"/>
              <w:left w:val="nil"/>
              <w:bottom w:val="nil"/>
              <w:right w:val="nil"/>
            </w:tcBorders>
            <w:shd w:val="clear" w:color="auto" w:fill="auto"/>
            <w:noWrap/>
            <w:vAlign w:val="bottom"/>
            <w:hideMark/>
          </w:tcPr>
          <w:p w14:paraId="0FC90453" w14:textId="77777777" w:rsidR="00A74770" w:rsidRPr="002D7F08" w:rsidRDefault="00A74770" w:rsidP="00A74770">
            <w:pPr>
              <w:rPr>
                <w:lang w:eastAsia="es-MX"/>
              </w:rPr>
            </w:pPr>
          </w:p>
        </w:tc>
        <w:tc>
          <w:tcPr>
            <w:tcW w:w="884" w:type="dxa"/>
            <w:tcBorders>
              <w:top w:val="nil"/>
              <w:left w:val="nil"/>
              <w:bottom w:val="nil"/>
              <w:right w:val="nil"/>
            </w:tcBorders>
            <w:shd w:val="clear" w:color="auto" w:fill="auto"/>
            <w:noWrap/>
            <w:vAlign w:val="bottom"/>
            <w:hideMark/>
          </w:tcPr>
          <w:p w14:paraId="2DB7AD22" w14:textId="77777777" w:rsidR="00A74770" w:rsidRPr="002D7F08" w:rsidRDefault="00A74770" w:rsidP="00A74770">
            <w:pPr>
              <w:rPr>
                <w:lang w:eastAsia="es-MX"/>
              </w:rPr>
            </w:pPr>
          </w:p>
        </w:tc>
        <w:tc>
          <w:tcPr>
            <w:tcW w:w="885" w:type="dxa"/>
            <w:tcBorders>
              <w:top w:val="nil"/>
              <w:left w:val="nil"/>
              <w:bottom w:val="nil"/>
              <w:right w:val="nil"/>
            </w:tcBorders>
            <w:shd w:val="clear" w:color="auto" w:fill="auto"/>
            <w:noWrap/>
            <w:vAlign w:val="bottom"/>
            <w:hideMark/>
          </w:tcPr>
          <w:p w14:paraId="7A79C80A" w14:textId="77777777" w:rsidR="00A74770" w:rsidRPr="002D7F08" w:rsidRDefault="00A74770" w:rsidP="00A74770">
            <w:pPr>
              <w:rPr>
                <w:lang w:eastAsia="es-MX"/>
              </w:rPr>
            </w:pPr>
          </w:p>
        </w:tc>
        <w:tc>
          <w:tcPr>
            <w:tcW w:w="1654" w:type="dxa"/>
            <w:tcBorders>
              <w:top w:val="nil"/>
              <w:left w:val="nil"/>
              <w:bottom w:val="nil"/>
              <w:right w:val="nil"/>
            </w:tcBorders>
            <w:shd w:val="clear" w:color="auto" w:fill="auto"/>
            <w:noWrap/>
            <w:vAlign w:val="bottom"/>
            <w:hideMark/>
          </w:tcPr>
          <w:p w14:paraId="2CFC2DE8" w14:textId="77777777" w:rsidR="00A74770" w:rsidRPr="002D7F08" w:rsidRDefault="00A74770" w:rsidP="00A74770">
            <w:pPr>
              <w:rPr>
                <w:lang w:eastAsia="es-MX"/>
              </w:rPr>
            </w:pPr>
          </w:p>
        </w:tc>
        <w:tc>
          <w:tcPr>
            <w:tcW w:w="1798" w:type="dxa"/>
            <w:tcBorders>
              <w:top w:val="single" w:sz="8" w:space="0" w:color="auto"/>
              <w:left w:val="single" w:sz="8" w:space="0" w:color="auto"/>
              <w:bottom w:val="single" w:sz="8" w:space="0" w:color="auto"/>
              <w:right w:val="single" w:sz="8" w:space="0" w:color="auto"/>
            </w:tcBorders>
            <w:shd w:val="clear" w:color="000000" w:fill="808080"/>
            <w:noWrap/>
            <w:vAlign w:val="center"/>
            <w:hideMark/>
          </w:tcPr>
          <w:p w14:paraId="6179E3F0" w14:textId="77777777" w:rsidR="00A74770" w:rsidRPr="002D7F08" w:rsidRDefault="00A74770" w:rsidP="00A74770">
            <w:pPr>
              <w:jc w:val="center"/>
              <w:rPr>
                <w:b/>
                <w:bCs/>
                <w:lang w:eastAsia="es-MX"/>
              </w:rPr>
            </w:pPr>
            <w:r w:rsidRPr="002D7F08">
              <w:rPr>
                <w:b/>
                <w:bCs/>
                <w:lang w:eastAsia="es-MX"/>
              </w:rPr>
              <w:t>Contribuyentes</w:t>
            </w:r>
          </w:p>
        </w:tc>
        <w:tc>
          <w:tcPr>
            <w:tcW w:w="1773" w:type="dxa"/>
            <w:tcBorders>
              <w:top w:val="nil"/>
              <w:left w:val="nil"/>
              <w:bottom w:val="single" w:sz="8" w:space="0" w:color="000000"/>
              <w:right w:val="single" w:sz="8" w:space="0" w:color="000000"/>
            </w:tcBorders>
            <w:shd w:val="clear" w:color="auto" w:fill="auto"/>
            <w:noWrap/>
            <w:vAlign w:val="center"/>
            <w:hideMark/>
          </w:tcPr>
          <w:p w14:paraId="1C2A530B" w14:textId="77777777" w:rsidR="00A74770" w:rsidRPr="002D7F08" w:rsidRDefault="00A74770" w:rsidP="00A74770">
            <w:pPr>
              <w:rPr>
                <w:lang w:eastAsia="es-MX"/>
              </w:rPr>
            </w:pPr>
            <w:r w:rsidRPr="002D7F08">
              <w:rPr>
                <w:lang w:eastAsia="es-MX"/>
              </w:rPr>
              <w:t> </w:t>
            </w:r>
          </w:p>
        </w:tc>
      </w:tr>
      <w:tr w:rsidR="00A74770" w:rsidRPr="002D7F08" w14:paraId="709FE9B0" w14:textId="77777777" w:rsidTr="00A74770">
        <w:trPr>
          <w:trHeight w:val="315"/>
        </w:trPr>
        <w:tc>
          <w:tcPr>
            <w:tcW w:w="1687" w:type="dxa"/>
            <w:tcBorders>
              <w:top w:val="nil"/>
              <w:left w:val="nil"/>
              <w:bottom w:val="nil"/>
              <w:right w:val="nil"/>
            </w:tcBorders>
            <w:shd w:val="clear" w:color="auto" w:fill="auto"/>
            <w:noWrap/>
            <w:vAlign w:val="bottom"/>
            <w:hideMark/>
          </w:tcPr>
          <w:p w14:paraId="5CDC134C" w14:textId="77777777" w:rsidR="00A74770" w:rsidRPr="002D7F08" w:rsidRDefault="00A74770" w:rsidP="00A74770">
            <w:pPr>
              <w:rPr>
                <w:lang w:eastAsia="es-MX"/>
              </w:rPr>
            </w:pPr>
          </w:p>
        </w:tc>
        <w:tc>
          <w:tcPr>
            <w:tcW w:w="884" w:type="dxa"/>
            <w:tcBorders>
              <w:top w:val="nil"/>
              <w:left w:val="nil"/>
              <w:bottom w:val="nil"/>
              <w:right w:val="nil"/>
            </w:tcBorders>
            <w:shd w:val="clear" w:color="auto" w:fill="auto"/>
            <w:noWrap/>
            <w:vAlign w:val="bottom"/>
            <w:hideMark/>
          </w:tcPr>
          <w:p w14:paraId="01DD298C" w14:textId="77777777" w:rsidR="00A74770" w:rsidRPr="002D7F08" w:rsidRDefault="00A74770" w:rsidP="00A74770">
            <w:pPr>
              <w:rPr>
                <w:lang w:eastAsia="es-MX"/>
              </w:rPr>
            </w:pPr>
          </w:p>
        </w:tc>
        <w:tc>
          <w:tcPr>
            <w:tcW w:w="885" w:type="dxa"/>
            <w:tcBorders>
              <w:top w:val="nil"/>
              <w:left w:val="nil"/>
              <w:bottom w:val="nil"/>
              <w:right w:val="nil"/>
            </w:tcBorders>
            <w:shd w:val="clear" w:color="auto" w:fill="auto"/>
            <w:noWrap/>
            <w:vAlign w:val="bottom"/>
            <w:hideMark/>
          </w:tcPr>
          <w:p w14:paraId="1C8F98A8" w14:textId="77777777" w:rsidR="00A74770" w:rsidRPr="002D7F08" w:rsidRDefault="00A74770" w:rsidP="00A74770">
            <w:pPr>
              <w:rPr>
                <w:lang w:eastAsia="es-MX"/>
              </w:rPr>
            </w:pPr>
          </w:p>
        </w:tc>
        <w:tc>
          <w:tcPr>
            <w:tcW w:w="1654" w:type="dxa"/>
            <w:tcBorders>
              <w:top w:val="nil"/>
              <w:left w:val="nil"/>
              <w:bottom w:val="nil"/>
              <w:right w:val="nil"/>
            </w:tcBorders>
            <w:shd w:val="clear" w:color="auto" w:fill="auto"/>
            <w:noWrap/>
            <w:vAlign w:val="bottom"/>
            <w:hideMark/>
          </w:tcPr>
          <w:p w14:paraId="4BE032BC" w14:textId="77777777" w:rsidR="00A74770" w:rsidRPr="002D7F08" w:rsidRDefault="00A74770" w:rsidP="00A74770">
            <w:pPr>
              <w:rPr>
                <w:lang w:eastAsia="es-MX"/>
              </w:rPr>
            </w:pPr>
          </w:p>
        </w:tc>
        <w:tc>
          <w:tcPr>
            <w:tcW w:w="1798" w:type="dxa"/>
            <w:tcBorders>
              <w:top w:val="nil"/>
              <w:left w:val="single" w:sz="8" w:space="0" w:color="auto"/>
              <w:bottom w:val="single" w:sz="8" w:space="0" w:color="auto"/>
              <w:right w:val="single" w:sz="8" w:space="0" w:color="auto"/>
            </w:tcBorders>
            <w:shd w:val="clear" w:color="000000" w:fill="808080"/>
            <w:noWrap/>
            <w:vAlign w:val="center"/>
            <w:hideMark/>
          </w:tcPr>
          <w:p w14:paraId="73072EA2" w14:textId="77777777" w:rsidR="00A74770" w:rsidRPr="002D7F08" w:rsidRDefault="00A74770" w:rsidP="00A74770">
            <w:pPr>
              <w:jc w:val="center"/>
              <w:rPr>
                <w:b/>
                <w:bCs/>
                <w:lang w:eastAsia="es-MX"/>
              </w:rPr>
            </w:pPr>
            <w:r w:rsidRPr="002D7F08">
              <w:rPr>
                <w:b/>
                <w:bCs/>
                <w:lang w:eastAsia="es-MX"/>
              </w:rPr>
              <w:t>Empleados</w:t>
            </w:r>
          </w:p>
        </w:tc>
        <w:tc>
          <w:tcPr>
            <w:tcW w:w="1773" w:type="dxa"/>
            <w:tcBorders>
              <w:top w:val="nil"/>
              <w:left w:val="nil"/>
              <w:bottom w:val="single" w:sz="8" w:space="0" w:color="000000"/>
              <w:right w:val="single" w:sz="8" w:space="0" w:color="000000"/>
            </w:tcBorders>
            <w:shd w:val="clear" w:color="auto" w:fill="auto"/>
            <w:noWrap/>
            <w:vAlign w:val="center"/>
            <w:hideMark/>
          </w:tcPr>
          <w:p w14:paraId="759502F8" w14:textId="00ED8983" w:rsidR="00A74770" w:rsidRPr="002D7F08" w:rsidRDefault="00C8680F" w:rsidP="00A74770">
            <w:pPr>
              <w:rPr>
                <w:lang w:eastAsia="es-MX"/>
              </w:rPr>
            </w:pPr>
            <w:r>
              <w:rPr>
                <w:lang w:eastAsia="es-MX"/>
              </w:rPr>
              <w:t>180000</w:t>
            </w:r>
          </w:p>
        </w:tc>
      </w:tr>
      <w:tr w:rsidR="00A74770" w:rsidRPr="002D7F08" w14:paraId="2065013E" w14:textId="77777777" w:rsidTr="00A74770">
        <w:trPr>
          <w:trHeight w:val="300"/>
        </w:trPr>
        <w:tc>
          <w:tcPr>
            <w:tcW w:w="1687" w:type="dxa"/>
            <w:tcBorders>
              <w:top w:val="nil"/>
              <w:left w:val="nil"/>
              <w:bottom w:val="nil"/>
              <w:right w:val="nil"/>
            </w:tcBorders>
            <w:shd w:val="clear" w:color="auto" w:fill="auto"/>
            <w:noWrap/>
            <w:vAlign w:val="bottom"/>
            <w:hideMark/>
          </w:tcPr>
          <w:p w14:paraId="41D5000B" w14:textId="77777777" w:rsidR="00A74770" w:rsidRPr="002D7F08" w:rsidRDefault="00A74770" w:rsidP="00A74770">
            <w:pPr>
              <w:rPr>
                <w:lang w:eastAsia="es-MX"/>
              </w:rPr>
            </w:pPr>
          </w:p>
        </w:tc>
        <w:tc>
          <w:tcPr>
            <w:tcW w:w="884" w:type="dxa"/>
            <w:tcBorders>
              <w:top w:val="nil"/>
              <w:left w:val="nil"/>
              <w:bottom w:val="nil"/>
              <w:right w:val="nil"/>
            </w:tcBorders>
            <w:shd w:val="clear" w:color="auto" w:fill="auto"/>
            <w:noWrap/>
            <w:vAlign w:val="bottom"/>
            <w:hideMark/>
          </w:tcPr>
          <w:p w14:paraId="236F909F" w14:textId="77777777" w:rsidR="00A74770" w:rsidRPr="002D7F08" w:rsidRDefault="00A74770" w:rsidP="00A74770">
            <w:pPr>
              <w:rPr>
                <w:lang w:eastAsia="es-MX"/>
              </w:rPr>
            </w:pPr>
          </w:p>
        </w:tc>
        <w:tc>
          <w:tcPr>
            <w:tcW w:w="885" w:type="dxa"/>
            <w:tcBorders>
              <w:top w:val="nil"/>
              <w:left w:val="nil"/>
              <w:bottom w:val="nil"/>
              <w:right w:val="nil"/>
            </w:tcBorders>
            <w:shd w:val="clear" w:color="auto" w:fill="auto"/>
            <w:noWrap/>
            <w:vAlign w:val="bottom"/>
            <w:hideMark/>
          </w:tcPr>
          <w:p w14:paraId="0A0BE973" w14:textId="77777777" w:rsidR="00A74770" w:rsidRPr="002D7F08" w:rsidRDefault="00A74770" w:rsidP="00A74770">
            <w:pPr>
              <w:rPr>
                <w:lang w:eastAsia="es-MX"/>
              </w:rPr>
            </w:pPr>
          </w:p>
        </w:tc>
        <w:tc>
          <w:tcPr>
            <w:tcW w:w="1654" w:type="dxa"/>
            <w:tcBorders>
              <w:top w:val="nil"/>
              <w:left w:val="nil"/>
              <w:bottom w:val="nil"/>
              <w:right w:val="nil"/>
            </w:tcBorders>
            <w:shd w:val="clear" w:color="auto" w:fill="auto"/>
            <w:noWrap/>
            <w:vAlign w:val="bottom"/>
            <w:hideMark/>
          </w:tcPr>
          <w:p w14:paraId="06079169" w14:textId="77777777" w:rsidR="00A74770" w:rsidRPr="002D7F08" w:rsidRDefault="00A74770" w:rsidP="00A74770">
            <w:pPr>
              <w:rPr>
                <w:lang w:eastAsia="es-MX"/>
              </w:rPr>
            </w:pPr>
          </w:p>
        </w:tc>
        <w:tc>
          <w:tcPr>
            <w:tcW w:w="1798" w:type="dxa"/>
            <w:vMerge w:val="restart"/>
            <w:tcBorders>
              <w:top w:val="nil"/>
              <w:left w:val="single" w:sz="8" w:space="0" w:color="auto"/>
              <w:bottom w:val="single" w:sz="8" w:space="0" w:color="000000"/>
              <w:right w:val="single" w:sz="8" w:space="0" w:color="auto"/>
            </w:tcBorders>
            <w:shd w:val="clear" w:color="000000" w:fill="808080"/>
            <w:noWrap/>
            <w:vAlign w:val="center"/>
            <w:hideMark/>
          </w:tcPr>
          <w:p w14:paraId="6B621832" w14:textId="77777777" w:rsidR="00A74770" w:rsidRPr="002D7F08" w:rsidRDefault="00A74770" w:rsidP="00A74770">
            <w:pPr>
              <w:jc w:val="center"/>
              <w:rPr>
                <w:b/>
                <w:bCs/>
                <w:lang w:eastAsia="es-MX"/>
              </w:rPr>
            </w:pPr>
            <w:r w:rsidRPr="002D7F08">
              <w:rPr>
                <w:b/>
                <w:bCs/>
                <w:lang w:eastAsia="es-MX"/>
              </w:rPr>
              <w:t>Total</w:t>
            </w:r>
          </w:p>
        </w:tc>
        <w:tc>
          <w:tcPr>
            <w:tcW w:w="1773" w:type="dxa"/>
            <w:vMerge w:val="restart"/>
            <w:tcBorders>
              <w:top w:val="nil"/>
              <w:left w:val="nil"/>
              <w:bottom w:val="single" w:sz="8" w:space="0" w:color="000000"/>
              <w:right w:val="single" w:sz="8" w:space="0" w:color="000000"/>
            </w:tcBorders>
            <w:shd w:val="clear" w:color="auto" w:fill="auto"/>
            <w:noWrap/>
            <w:vAlign w:val="center"/>
            <w:hideMark/>
          </w:tcPr>
          <w:p w14:paraId="2D473911" w14:textId="12B8885A" w:rsidR="00A74770" w:rsidRPr="002D7F08" w:rsidRDefault="00C8680F" w:rsidP="0043614B">
            <w:pPr>
              <w:rPr>
                <w:lang w:eastAsia="es-MX"/>
              </w:rPr>
            </w:pPr>
            <w:r>
              <w:rPr>
                <w:lang w:eastAsia="es-MX"/>
              </w:rPr>
              <w:t>180000</w:t>
            </w:r>
          </w:p>
        </w:tc>
      </w:tr>
      <w:tr w:rsidR="00A74770" w:rsidRPr="002D7F08" w14:paraId="6CC7AD13" w14:textId="77777777" w:rsidTr="00A74770">
        <w:trPr>
          <w:trHeight w:val="315"/>
        </w:trPr>
        <w:tc>
          <w:tcPr>
            <w:tcW w:w="1687" w:type="dxa"/>
            <w:tcBorders>
              <w:top w:val="nil"/>
              <w:left w:val="nil"/>
              <w:bottom w:val="nil"/>
              <w:right w:val="nil"/>
            </w:tcBorders>
            <w:shd w:val="clear" w:color="auto" w:fill="auto"/>
            <w:noWrap/>
            <w:vAlign w:val="bottom"/>
            <w:hideMark/>
          </w:tcPr>
          <w:p w14:paraId="5DED669D" w14:textId="77777777" w:rsidR="00A74770" w:rsidRPr="002D7F08" w:rsidRDefault="00A74770" w:rsidP="00A74770">
            <w:pPr>
              <w:rPr>
                <w:color w:val="FFFFFF"/>
                <w:lang w:eastAsia="es-MX"/>
              </w:rPr>
            </w:pPr>
          </w:p>
        </w:tc>
        <w:tc>
          <w:tcPr>
            <w:tcW w:w="884" w:type="dxa"/>
            <w:tcBorders>
              <w:top w:val="nil"/>
              <w:left w:val="nil"/>
              <w:bottom w:val="nil"/>
              <w:right w:val="nil"/>
            </w:tcBorders>
            <w:shd w:val="clear" w:color="auto" w:fill="auto"/>
            <w:noWrap/>
            <w:vAlign w:val="bottom"/>
            <w:hideMark/>
          </w:tcPr>
          <w:p w14:paraId="77866CA0" w14:textId="77777777" w:rsidR="00A74770" w:rsidRPr="002D7F08" w:rsidRDefault="00A74770" w:rsidP="00A74770">
            <w:pPr>
              <w:rPr>
                <w:color w:val="FFFFFF"/>
                <w:lang w:eastAsia="es-MX"/>
              </w:rPr>
            </w:pPr>
          </w:p>
        </w:tc>
        <w:tc>
          <w:tcPr>
            <w:tcW w:w="885" w:type="dxa"/>
            <w:tcBorders>
              <w:top w:val="nil"/>
              <w:left w:val="nil"/>
              <w:bottom w:val="nil"/>
              <w:right w:val="nil"/>
            </w:tcBorders>
            <w:shd w:val="clear" w:color="auto" w:fill="auto"/>
            <w:noWrap/>
            <w:vAlign w:val="bottom"/>
            <w:hideMark/>
          </w:tcPr>
          <w:p w14:paraId="7B021CEC" w14:textId="77777777" w:rsidR="00A74770" w:rsidRPr="002D7F08" w:rsidRDefault="00A74770" w:rsidP="00A74770">
            <w:pPr>
              <w:rPr>
                <w:color w:val="FFFFFF"/>
                <w:lang w:eastAsia="es-MX"/>
              </w:rPr>
            </w:pPr>
          </w:p>
        </w:tc>
        <w:tc>
          <w:tcPr>
            <w:tcW w:w="1654" w:type="dxa"/>
            <w:tcBorders>
              <w:top w:val="nil"/>
              <w:left w:val="nil"/>
              <w:bottom w:val="nil"/>
              <w:right w:val="nil"/>
            </w:tcBorders>
            <w:shd w:val="clear" w:color="auto" w:fill="auto"/>
            <w:noWrap/>
            <w:vAlign w:val="bottom"/>
            <w:hideMark/>
          </w:tcPr>
          <w:p w14:paraId="1B1C9208" w14:textId="77777777" w:rsidR="00A74770" w:rsidRPr="002D7F08" w:rsidRDefault="00A74770" w:rsidP="00A74770">
            <w:pPr>
              <w:rPr>
                <w:color w:val="FFFFFF"/>
                <w:lang w:eastAsia="es-MX"/>
              </w:rPr>
            </w:pPr>
          </w:p>
        </w:tc>
        <w:tc>
          <w:tcPr>
            <w:tcW w:w="1798" w:type="dxa"/>
            <w:vMerge/>
            <w:tcBorders>
              <w:top w:val="nil"/>
              <w:left w:val="single" w:sz="8" w:space="0" w:color="auto"/>
              <w:bottom w:val="single" w:sz="8" w:space="0" w:color="000000"/>
              <w:right w:val="single" w:sz="8" w:space="0" w:color="auto"/>
            </w:tcBorders>
            <w:vAlign w:val="center"/>
            <w:hideMark/>
          </w:tcPr>
          <w:p w14:paraId="321AFFF8" w14:textId="77777777" w:rsidR="00A74770" w:rsidRPr="002D7F08" w:rsidRDefault="00A74770" w:rsidP="00A74770">
            <w:pPr>
              <w:rPr>
                <w:b/>
                <w:bCs/>
                <w:color w:val="FFFFFF"/>
                <w:lang w:eastAsia="es-MX"/>
              </w:rPr>
            </w:pPr>
          </w:p>
        </w:tc>
        <w:tc>
          <w:tcPr>
            <w:tcW w:w="1773" w:type="dxa"/>
            <w:vMerge/>
            <w:tcBorders>
              <w:top w:val="nil"/>
              <w:left w:val="nil"/>
              <w:bottom w:val="single" w:sz="8" w:space="0" w:color="000000"/>
              <w:right w:val="single" w:sz="8" w:space="0" w:color="000000"/>
            </w:tcBorders>
            <w:vAlign w:val="center"/>
            <w:hideMark/>
          </w:tcPr>
          <w:p w14:paraId="50DA965F" w14:textId="77777777" w:rsidR="00A74770" w:rsidRPr="002D7F08" w:rsidRDefault="00A74770" w:rsidP="00A74770">
            <w:pPr>
              <w:rPr>
                <w:color w:val="FFFFFF"/>
                <w:lang w:eastAsia="es-MX"/>
              </w:rPr>
            </w:pPr>
          </w:p>
        </w:tc>
      </w:tr>
    </w:tbl>
    <w:p w14:paraId="4347A7B1" w14:textId="77777777" w:rsidR="000F6796" w:rsidRPr="002D7F08" w:rsidRDefault="000F6796" w:rsidP="00DA3CFE">
      <w:pPr>
        <w:pStyle w:val="BodyText"/>
        <w:jc w:val="both"/>
        <w:rPr>
          <w:sz w:val="20"/>
        </w:rPr>
      </w:pPr>
    </w:p>
    <w:p w14:paraId="2EF8F975" w14:textId="36AAA4E1" w:rsidR="00A56641" w:rsidRDefault="00A56641" w:rsidP="00DA3CFE">
      <w:pPr>
        <w:pStyle w:val="BodyText"/>
        <w:jc w:val="both"/>
        <w:rPr>
          <w:rFonts w:cs="Arial"/>
          <w:i/>
          <w:color w:val="0000FF"/>
          <w:sz w:val="20"/>
        </w:rPr>
      </w:pPr>
      <w:r w:rsidRPr="002D7F08">
        <w:rPr>
          <w:rFonts w:cs="Arial"/>
          <w:i/>
          <w:vanish/>
          <w:color w:val="0000FF"/>
          <w:sz w:val="20"/>
        </w:rPr>
        <w:t xml:space="preserve">En esta </w:t>
      </w:r>
      <w:r w:rsidR="008C3825" w:rsidRPr="002D7F08">
        <w:rPr>
          <w:rFonts w:cs="Arial"/>
          <w:i/>
          <w:vanish/>
          <w:color w:val="0000FF"/>
          <w:sz w:val="20"/>
        </w:rPr>
        <w:t>tabla</w:t>
      </w:r>
      <w:r w:rsidRPr="002D7F08">
        <w:rPr>
          <w:rFonts w:cs="Arial"/>
          <w:i/>
          <w:vanish/>
          <w:color w:val="0000FF"/>
          <w:sz w:val="20"/>
        </w:rPr>
        <w:t xml:space="preserve"> se debe poner el número de transacciones esperadas en cada hora del día de operación, divididas por contribuyente y empleado, si es el caso.</w:t>
      </w:r>
    </w:p>
    <w:p w14:paraId="4B8416BE" w14:textId="422F704B" w:rsidR="008F3093" w:rsidRDefault="008F3093" w:rsidP="00DA3CFE">
      <w:pPr>
        <w:pStyle w:val="BodyText"/>
        <w:jc w:val="both"/>
        <w:rPr>
          <w:rFonts w:cs="Arial"/>
          <w:i/>
          <w:color w:val="0000FF"/>
          <w:sz w:val="20"/>
        </w:rPr>
      </w:pPr>
    </w:p>
    <w:p w14:paraId="30F3B554" w14:textId="10802751" w:rsidR="008F3093" w:rsidRDefault="008F3093" w:rsidP="00DA3CFE">
      <w:pPr>
        <w:pStyle w:val="BodyText"/>
        <w:jc w:val="both"/>
        <w:rPr>
          <w:rFonts w:cs="Arial"/>
          <w:i/>
          <w:color w:val="0000FF"/>
          <w:sz w:val="20"/>
        </w:rPr>
      </w:pPr>
    </w:p>
    <w:p w14:paraId="1F711310" w14:textId="77777777" w:rsidR="008F3093" w:rsidRPr="002D7F08" w:rsidRDefault="008F3093" w:rsidP="00DA3CFE">
      <w:pPr>
        <w:pStyle w:val="BodyText"/>
        <w:jc w:val="both"/>
        <w:rPr>
          <w:rFonts w:cs="Arial"/>
          <w:i/>
          <w:vanish/>
          <w:color w:val="0000FF"/>
          <w:sz w:val="20"/>
        </w:rPr>
      </w:pPr>
    </w:p>
    <w:p w14:paraId="2086D446" w14:textId="77777777" w:rsidR="00B7625C" w:rsidRPr="002D7F08" w:rsidRDefault="00B7625C" w:rsidP="00DA3CFE">
      <w:pPr>
        <w:pStyle w:val="BodyText"/>
        <w:jc w:val="both"/>
        <w:rPr>
          <w:sz w:val="20"/>
        </w:rPr>
      </w:pPr>
    </w:p>
    <w:tbl>
      <w:tblPr>
        <w:tblW w:w="5455" w:type="dxa"/>
        <w:jc w:val="center"/>
        <w:tblCellMar>
          <w:left w:w="70" w:type="dxa"/>
          <w:right w:w="70" w:type="dxa"/>
        </w:tblCellMar>
        <w:tblLook w:val="04A0" w:firstRow="1" w:lastRow="0" w:firstColumn="1" w:lastColumn="0" w:noHBand="0" w:noVBand="1"/>
      </w:tblPr>
      <w:tblGrid>
        <w:gridCol w:w="1200"/>
        <w:gridCol w:w="1768"/>
        <w:gridCol w:w="1308"/>
        <w:gridCol w:w="1179"/>
      </w:tblGrid>
      <w:tr w:rsidR="00A74770" w:rsidRPr="002D7F08" w14:paraId="675B5801" w14:textId="77777777" w:rsidTr="008F3093">
        <w:trPr>
          <w:trHeight w:val="315"/>
          <w:jc w:val="center"/>
        </w:trPr>
        <w:tc>
          <w:tcPr>
            <w:tcW w:w="1200" w:type="dxa"/>
            <w:tcBorders>
              <w:top w:val="single" w:sz="8" w:space="0" w:color="auto"/>
              <w:left w:val="single" w:sz="8" w:space="0" w:color="auto"/>
              <w:bottom w:val="single" w:sz="8" w:space="0" w:color="auto"/>
              <w:right w:val="single" w:sz="8" w:space="0" w:color="auto"/>
            </w:tcBorders>
            <w:shd w:val="clear" w:color="000000" w:fill="A6A6A6"/>
            <w:noWrap/>
            <w:vAlign w:val="bottom"/>
            <w:hideMark/>
          </w:tcPr>
          <w:p w14:paraId="6F8A41F1" w14:textId="77777777" w:rsidR="00A74770" w:rsidRPr="002D7F08" w:rsidRDefault="00A74770" w:rsidP="00A74770">
            <w:pPr>
              <w:rPr>
                <w:color w:val="000000"/>
                <w:lang w:eastAsia="es-MX"/>
              </w:rPr>
            </w:pPr>
            <w:r w:rsidRPr="002D7F08">
              <w:rPr>
                <w:color w:val="000000"/>
                <w:lang w:eastAsia="es-MX"/>
              </w:rPr>
              <w:t> </w:t>
            </w:r>
          </w:p>
        </w:tc>
        <w:tc>
          <w:tcPr>
            <w:tcW w:w="4255" w:type="dxa"/>
            <w:gridSpan w:val="3"/>
            <w:tcBorders>
              <w:top w:val="single" w:sz="8" w:space="0" w:color="auto"/>
              <w:left w:val="nil"/>
              <w:bottom w:val="single" w:sz="8" w:space="0" w:color="auto"/>
              <w:right w:val="single" w:sz="8" w:space="0" w:color="000000"/>
            </w:tcBorders>
            <w:shd w:val="clear" w:color="000000" w:fill="A6A6A6"/>
            <w:noWrap/>
            <w:vAlign w:val="center"/>
            <w:hideMark/>
          </w:tcPr>
          <w:p w14:paraId="2610A374" w14:textId="77777777" w:rsidR="00A74770" w:rsidRPr="002D7F08" w:rsidRDefault="00A74770" w:rsidP="00A74770">
            <w:pPr>
              <w:jc w:val="center"/>
              <w:rPr>
                <w:b/>
                <w:bCs/>
                <w:i/>
                <w:iCs/>
                <w:lang w:eastAsia="es-MX"/>
              </w:rPr>
            </w:pPr>
            <w:r w:rsidRPr="002D7F08">
              <w:rPr>
                <w:b/>
                <w:bCs/>
                <w:i/>
                <w:iCs/>
                <w:lang w:eastAsia="es-MX"/>
              </w:rPr>
              <w:t>Transacciones por horario</w:t>
            </w:r>
          </w:p>
        </w:tc>
      </w:tr>
      <w:tr w:rsidR="00A74770" w:rsidRPr="002D7F08" w14:paraId="4741A50F" w14:textId="77777777" w:rsidTr="008F3093">
        <w:trPr>
          <w:trHeight w:val="900"/>
          <w:jc w:val="center"/>
        </w:trPr>
        <w:tc>
          <w:tcPr>
            <w:tcW w:w="1200" w:type="dxa"/>
            <w:tcBorders>
              <w:top w:val="nil"/>
              <w:left w:val="single" w:sz="8" w:space="0" w:color="auto"/>
              <w:bottom w:val="single" w:sz="8" w:space="0" w:color="auto"/>
              <w:right w:val="single" w:sz="8" w:space="0" w:color="auto"/>
            </w:tcBorders>
            <w:shd w:val="clear" w:color="000000" w:fill="A6A6A6"/>
            <w:noWrap/>
            <w:vAlign w:val="bottom"/>
            <w:hideMark/>
          </w:tcPr>
          <w:p w14:paraId="364C076A" w14:textId="77777777" w:rsidR="00A74770" w:rsidRPr="002D7F08" w:rsidRDefault="00A74770" w:rsidP="00A74770">
            <w:pPr>
              <w:rPr>
                <w:lang w:eastAsia="es-MX"/>
              </w:rPr>
            </w:pPr>
            <w:r w:rsidRPr="002D7F08">
              <w:rPr>
                <w:lang w:eastAsia="es-MX"/>
              </w:rPr>
              <w:t> </w:t>
            </w:r>
          </w:p>
        </w:tc>
        <w:tc>
          <w:tcPr>
            <w:tcW w:w="1768" w:type="dxa"/>
            <w:tcBorders>
              <w:top w:val="nil"/>
              <w:left w:val="nil"/>
              <w:bottom w:val="single" w:sz="8" w:space="0" w:color="auto"/>
              <w:right w:val="single" w:sz="8" w:space="0" w:color="auto"/>
            </w:tcBorders>
            <w:shd w:val="clear" w:color="000000" w:fill="A6A6A6"/>
            <w:noWrap/>
            <w:vAlign w:val="center"/>
            <w:hideMark/>
          </w:tcPr>
          <w:p w14:paraId="1DC53A50" w14:textId="77777777" w:rsidR="00A74770" w:rsidRPr="002D7F08" w:rsidRDefault="00A74770" w:rsidP="00A74770">
            <w:pPr>
              <w:jc w:val="center"/>
              <w:rPr>
                <w:b/>
                <w:bCs/>
                <w:i/>
                <w:iCs/>
                <w:lang w:eastAsia="es-MX"/>
              </w:rPr>
            </w:pPr>
            <w:r w:rsidRPr="002D7F08">
              <w:rPr>
                <w:b/>
                <w:bCs/>
                <w:i/>
                <w:iCs/>
                <w:lang w:eastAsia="es-MX"/>
              </w:rPr>
              <w:t>Contribuyentes</w:t>
            </w:r>
          </w:p>
        </w:tc>
        <w:tc>
          <w:tcPr>
            <w:tcW w:w="1308" w:type="dxa"/>
            <w:tcBorders>
              <w:top w:val="nil"/>
              <w:left w:val="nil"/>
              <w:bottom w:val="single" w:sz="8" w:space="0" w:color="auto"/>
              <w:right w:val="single" w:sz="8" w:space="0" w:color="auto"/>
            </w:tcBorders>
            <w:shd w:val="clear" w:color="000000" w:fill="A6A6A6"/>
            <w:noWrap/>
            <w:vAlign w:val="center"/>
            <w:hideMark/>
          </w:tcPr>
          <w:p w14:paraId="325AC982" w14:textId="77777777" w:rsidR="00A74770" w:rsidRPr="002D7F08" w:rsidRDefault="00A74770" w:rsidP="00A74770">
            <w:pPr>
              <w:jc w:val="center"/>
              <w:rPr>
                <w:b/>
                <w:bCs/>
                <w:i/>
                <w:iCs/>
                <w:lang w:eastAsia="es-MX"/>
              </w:rPr>
            </w:pPr>
            <w:r w:rsidRPr="002D7F08">
              <w:rPr>
                <w:b/>
                <w:bCs/>
                <w:i/>
                <w:iCs/>
                <w:lang w:eastAsia="es-MX"/>
              </w:rPr>
              <w:t>Empleados</w:t>
            </w:r>
          </w:p>
        </w:tc>
        <w:tc>
          <w:tcPr>
            <w:tcW w:w="1179" w:type="dxa"/>
            <w:tcBorders>
              <w:top w:val="nil"/>
              <w:left w:val="nil"/>
              <w:bottom w:val="single" w:sz="8" w:space="0" w:color="auto"/>
              <w:right w:val="single" w:sz="8" w:space="0" w:color="auto"/>
            </w:tcBorders>
            <w:shd w:val="clear" w:color="000000" w:fill="A6A6A6"/>
            <w:noWrap/>
            <w:vAlign w:val="center"/>
            <w:hideMark/>
          </w:tcPr>
          <w:p w14:paraId="5FF14DC7" w14:textId="77777777" w:rsidR="00A74770" w:rsidRPr="002D7F08" w:rsidRDefault="00A74770" w:rsidP="00A74770">
            <w:pPr>
              <w:jc w:val="center"/>
              <w:rPr>
                <w:b/>
                <w:bCs/>
                <w:i/>
                <w:iCs/>
                <w:lang w:eastAsia="es-MX"/>
              </w:rPr>
            </w:pPr>
            <w:r w:rsidRPr="002D7F08">
              <w:rPr>
                <w:b/>
                <w:bCs/>
                <w:i/>
                <w:iCs/>
                <w:lang w:eastAsia="es-MX"/>
              </w:rPr>
              <w:t>Agregado</w:t>
            </w:r>
          </w:p>
        </w:tc>
      </w:tr>
      <w:tr w:rsidR="00A74770" w:rsidRPr="002D7F08" w14:paraId="211C8A94" w14:textId="77777777" w:rsidTr="008F3093">
        <w:trPr>
          <w:trHeight w:val="270"/>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3C65FB27" w14:textId="77777777" w:rsidR="00A74770" w:rsidRPr="002D7F08" w:rsidRDefault="00A74770" w:rsidP="00A74770">
            <w:pPr>
              <w:jc w:val="right"/>
              <w:rPr>
                <w:b/>
                <w:lang w:eastAsia="es-MX"/>
              </w:rPr>
            </w:pPr>
            <w:r w:rsidRPr="002D7F08">
              <w:rPr>
                <w:b/>
                <w:lang w:eastAsia="es-MX"/>
              </w:rPr>
              <w:t>09:00</w:t>
            </w:r>
          </w:p>
        </w:tc>
        <w:tc>
          <w:tcPr>
            <w:tcW w:w="1768" w:type="dxa"/>
            <w:tcBorders>
              <w:top w:val="nil"/>
              <w:left w:val="nil"/>
              <w:bottom w:val="single" w:sz="8" w:space="0" w:color="auto"/>
              <w:right w:val="single" w:sz="8" w:space="0" w:color="auto"/>
            </w:tcBorders>
            <w:shd w:val="clear" w:color="000000" w:fill="FFFFFF"/>
            <w:noWrap/>
            <w:vAlign w:val="center"/>
          </w:tcPr>
          <w:p w14:paraId="2F60E4AE" w14:textId="77777777" w:rsidR="00A74770" w:rsidRPr="002D7F08" w:rsidRDefault="00A74770" w:rsidP="00A74770">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3331B510" w14:textId="77777777" w:rsidR="00A74770" w:rsidRPr="002D7F08" w:rsidRDefault="00A74770" w:rsidP="00A74770">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14FBF617" w14:textId="7FF4A46A" w:rsidR="00A74770" w:rsidRPr="002D7F08" w:rsidRDefault="008F3093" w:rsidP="00A74770">
            <w:pPr>
              <w:rPr>
                <w:lang w:eastAsia="es-MX"/>
              </w:rPr>
            </w:pPr>
            <w:r>
              <w:rPr>
                <w:lang w:eastAsia="es-MX"/>
              </w:rPr>
              <w:t>18000</w:t>
            </w:r>
          </w:p>
        </w:tc>
      </w:tr>
      <w:tr w:rsidR="008F3093" w:rsidRPr="002D7F08" w14:paraId="194BF2C7"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5EFD0869" w14:textId="77777777" w:rsidR="008F3093" w:rsidRPr="002D7F08" w:rsidRDefault="008F3093" w:rsidP="008F3093">
            <w:pPr>
              <w:jc w:val="right"/>
              <w:rPr>
                <w:b/>
                <w:lang w:eastAsia="es-MX"/>
              </w:rPr>
            </w:pPr>
            <w:r w:rsidRPr="002D7F08">
              <w:rPr>
                <w:b/>
                <w:lang w:eastAsia="es-MX"/>
              </w:rPr>
              <w:t>10:00</w:t>
            </w:r>
          </w:p>
        </w:tc>
        <w:tc>
          <w:tcPr>
            <w:tcW w:w="1768" w:type="dxa"/>
            <w:tcBorders>
              <w:top w:val="nil"/>
              <w:left w:val="nil"/>
              <w:bottom w:val="single" w:sz="8" w:space="0" w:color="auto"/>
              <w:right w:val="single" w:sz="8" w:space="0" w:color="auto"/>
            </w:tcBorders>
            <w:shd w:val="clear" w:color="000000" w:fill="FFFFFF"/>
            <w:noWrap/>
            <w:vAlign w:val="center"/>
          </w:tcPr>
          <w:p w14:paraId="2C388A46"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101D6903"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535259CD" w14:textId="715535C7" w:rsidR="008F3093" w:rsidRPr="002D7F08" w:rsidRDefault="008F3093" w:rsidP="008F3093">
            <w:pPr>
              <w:rPr>
                <w:lang w:eastAsia="es-MX"/>
              </w:rPr>
            </w:pPr>
            <w:r>
              <w:rPr>
                <w:lang w:eastAsia="es-MX"/>
              </w:rPr>
              <w:t>18000</w:t>
            </w:r>
          </w:p>
        </w:tc>
      </w:tr>
      <w:tr w:rsidR="008F3093" w:rsidRPr="002D7F08" w14:paraId="53FDD6C1"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11AD85F3" w14:textId="77777777" w:rsidR="008F3093" w:rsidRPr="002D7F08" w:rsidRDefault="008F3093" w:rsidP="008F3093">
            <w:pPr>
              <w:jc w:val="right"/>
              <w:rPr>
                <w:b/>
                <w:lang w:eastAsia="es-MX"/>
              </w:rPr>
            </w:pPr>
            <w:r w:rsidRPr="002D7F08">
              <w:rPr>
                <w:b/>
                <w:lang w:eastAsia="es-MX"/>
              </w:rPr>
              <w:t>11:00</w:t>
            </w:r>
          </w:p>
        </w:tc>
        <w:tc>
          <w:tcPr>
            <w:tcW w:w="1768" w:type="dxa"/>
            <w:tcBorders>
              <w:top w:val="nil"/>
              <w:left w:val="nil"/>
              <w:bottom w:val="single" w:sz="8" w:space="0" w:color="auto"/>
              <w:right w:val="single" w:sz="8" w:space="0" w:color="auto"/>
            </w:tcBorders>
            <w:shd w:val="clear" w:color="000000" w:fill="FFFFFF"/>
            <w:noWrap/>
            <w:vAlign w:val="center"/>
          </w:tcPr>
          <w:p w14:paraId="48F883F5"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00EB2F31"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597E0E77" w14:textId="6CFCF5E5" w:rsidR="008F3093" w:rsidRPr="002D7F08" w:rsidRDefault="008F3093" w:rsidP="008F3093">
            <w:pPr>
              <w:rPr>
                <w:lang w:eastAsia="es-MX"/>
              </w:rPr>
            </w:pPr>
            <w:r>
              <w:rPr>
                <w:lang w:eastAsia="es-MX"/>
              </w:rPr>
              <w:t>18000</w:t>
            </w:r>
          </w:p>
        </w:tc>
      </w:tr>
      <w:tr w:rsidR="008F3093" w:rsidRPr="002D7F08" w14:paraId="34A7040C"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4C248227" w14:textId="77777777" w:rsidR="008F3093" w:rsidRPr="002D7F08" w:rsidRDefault="008F3093" w:rsidP="008F3093">
            <w:pPr>
              <w:jc w:val="right"/>
              <w:rPr>
                <w:b/>
                <w:lang w:eastAsia="es-MX"/>
              </w:rPr>
            </w:pPr>
            <w:r w:rsidRPr="002D7F08">
              <w:rPr>
                <w:b/>
                <w:lang w:eastAsia="es-MX"/>
              </w:rPr>
              <w:t>12:00</w:t>
            </w:r>
          </w:p>
        </w:tc>
        <w:tc>
          <w:tcPr>
            <w:tcW w:w="1768" w:type="dxa"/>
            <w:tcBorders>
              <w:top w:val="nil"/>
              <w:left w:val="nil"/>
              <w:bottom w:val="single" w:sz="8" w:space="0" w:color="auto"/>
              <w:right w:val="single" w:sz="8" w:space="0" w:color="auto"/>
            </w:tcBorders>
            <w:shd w:val="clear" w:color="000000" w:fill="FFFFFF"/>
            <w:noWrap/>
            <w:vAlign w:val="center"/>
          </w:tcPr>
          <w:p w14:paraId="2FA1FC6B"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745D5E13"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3CEEEA80" w14:textId="3F7253E5" w:rsidR="008F3093" w:rsidRPr="002D7F08" w:rsidRDefault="008F3093" w:rsidP="008F3093">
            <w:pPr>
              <w:rPr>
                <w:lang w:eastAsia="es-MX"/>
              </w:rPr>
            </w:pPr>
            <w:r>
              <w:rPr>
                <w:lang w:eastAsia="es-MX"/>
              </w:rPr>
              <w:t>18000</w:t>
            </w:r>
          </w:p>
        </w:tc>
      </w:tr>
      <w:tr w:rsidR="008F3093" w:rsidRPr="002D7F08" w14:paraId="242C7769"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06530825" w14:textId="77777777" w:rsidR="008F3093" w:rsidRPr="002D7F08" w:rsidRDefault="008F3093" w:rsidP="008F3093">
            <w:pPr>
              <w:jc w:val="right"/>
              <w:rPr>
                <w:b/>
                <w:lang w:eastAsia="es-MX"/>
              </w:rPr>
            </w:pPr>
            <w:r w:rsidRPr="002D7F08">
              <w:rPr>
                <w:b/>
                <w:lang w:eastAsia="es-MX"/>
              </w:rPr>
              <w:t>13:00</w:t>
            </w:r>
          </w:p>
        </w:tc>
        <w:tc>
          <w:tcPr>
            <w:tcW w:w="1768" w:type="dxa"/>
            <w:tcBorders>
              <w:top w:val="nil"/>
              <w:left w:val="nil"/>
              <w:bottom w:val="single" w:sz="8" w:space="0" w:color="auto"/>
              <w:right w:val="single" w:sz="8" w:space="0" w:color="auto"/>
            </w:tcBorders>
            <w:shd w:val="clear" w:color="000000" w:fill="FFFFFF"/>
            <w:noWrap/>
            <w:vAlign w:val="center"/>
          </w:tcPr>
          <w:p w14:paraId="3A6C275E"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622F1644"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437615BB" w14:textId="20093BDB" w:rsidR="008F3093" w:rsidRPr="002D7F08" w:rsidRDefault="008F3093" w:rsidP="008F3093">
            <w:pPr>
              <w:rPr>
                <w:lang w:eastAsia="es-MX"/>
              </w:rPr>
            </w:pPr>
            <w:r>
              <w:rPr>
                <w:lang w:eastAsia="es-MX"/>
              </w:rPr>
              <w:t>18000</w:t>
            </w:r>
          </w:p>
        </w:tc>
      </w:tr>
      <w:tr w:rsidR="008F3093" w:rsidRPr="002D7F08" w14:paraId="7BC5E900"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58EDADC4" w14:textId="77777777" w:rsidR="008F3093" w:rsidRPr="002D7F08" w:rsidRDefault="008F3093" w:rsidP="008F3093">
            <w:pPr>
              <w:jc w:val="right"/>
              <w:rPr>
                <w:b/>
                <w:lang w:eastAsia="es-MX"/>
              </w:rPr>
            </w:pPr>
            <w:r w:rsidRPr="002D7F08">
              <w:rPr>
                <w:b/>
                <w:lang w:eastAsia="es-MX"/>
              </w:rPr>
              <w:t>14:00</w:t>
            </w:r>
          </w:p>
        </w:tc>
        <w:tc>
          <w:tcPr>
            <w:tcW w:w="1768" w:type="dxa"/>
            <w:tcBorders>
              <w:top w:val="nil"/>
              <w:left w:val="nil"/>
              <w:bottom w:val="single" w:sz="8" w:space="0" w:color="auto"/>
              <w:right w:val="single" w:sz="8" w:space="0" w:color="auto"/>
            </w:tcBorders>
            <w:shd w:val="clear" w:color="000000" w:fill="FFFFFF"/>
            <w:noWrap/>
            <w:vAlign w:val="center"/>
          </w:tcPr>
          <w:p w14:paraId="31302201"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1E954620"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5FAFF138" w14:textId="1D49F4DC" w:rsidR="008F3093" w:rsidRPr="002D7F08" w:rsidRDefault="008F3093" w:rsidP="008F3093">
            <w:pPr>
              <w:rPr>
                <w:lang w:eastAsia="es-MX"/>
              </w:rPr>
            </w:pPr>
            <w:r>
              <w:rPr>
                <w:lang w:eastAsia="es-MX"/>
              </w:rPr>
              <w:t>18000</w:t>
            </w:r>
          </w:p>
        </w:tc>
      </w:tr>
      <w:tr w:rsidR="008F3093" w:rsidRPr="002D7F08" w14:paraId="3AE6E20B"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7288A846" w14:textId="77777777" w:rsidR="008F3093" w:rsidRPr="002D7F08" w:rsidRDefault="008F3093" w:rsidP="008F3093">
            <w:pPr>
              <w:jc w:val="right"/>
              <w:rPr>
                <w:b/>
                <w:lang w:eastAsia="es-MX"/>
              </w:rPr>
            </w:pPr>
            <w:r w:rsidRPr="002D7F08">
              <w:rPr>
                <w:b/>
                <w:lang w:eastAsia="es-MX"/>
              </w:rPr>
              <w:t>15:00</w:t>
            </w:r>
          </w:p>
        </w:tc>
        <w:tc>
          <w:tcPr>
            <w:tcW w:w="1768" w:type="dxa"/>
            <w:tcBorders>
              <w:top w:val="nil"/>
              <w:left w:val="nil"/>
              <w:bottom w:val="single" w:sz="8" w:space="0" w:color="auto"/>
              <w:right w:val="single" w:sz="8" w:space="0" w:color="auto"/>
            </w:tcBorders>
            <w:shd w:val="clear" w:color="000000" w:fill="FFFFFF"/>
            <w:noWrap/>
            <w:vAlign w:val="center"/>
          </w:tcPr>
          <w:p w14:paraId="7FAC6842"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14289C4C"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7500CDDF" w14:textId="39436D85" w:rsidR="008F3093" w:rsidRPr="002D7F08" w:rsidRDefault="008F3093" w:rsidP="008F3093">
            <w:pPr>
              <w:rPr>
                <w:lang w:eastAsia="es-MX"/>
              </w:rPr>
            </w:pPr>
            <w:r>
              <w:rPr>
                <w:lang w:eastAsia="es-MX"/>
              </w:rPr>
              <w:t>18000</w:t>
            </w:r>
          </w:p>
        </w:tc>
      </w:tr>
      <w:tr w:rsidR="008F3093" w:rsidRPr="002D7F08" w14:paraId="62C3BA5F"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467A878D" w14:textId="77777777" w:rsidR="008F3093" w:rsidRPr="002D7F08" w:rsidRDefault="008F3093" w:rsidP="008F3093">
            <w:pPr>
              <w:jc w:val="right"/>
              <w:rPr>
                <w:b/>
                <w:lang w:eastAsia="es-MX"/>
              </w:rPr>
            </w:pPr>
            <w:r w:rsidRPr="002D7F08">
              <w:rPr>
                <w:b/>
                <w:lang w:eastAsia="es-MX"/>
              </w:rPr>
              <w:t>16:00</w:t>
            </w:r>
          </w:p>
        </w:tc>
        <w:tc>
          <w:tcPr>
            <w:tcW w:w="1768" w:type="dxa"/>
            <w:tcBorders>
              <w:top w:val="nil"/>
              <w:left w:val="nil"/>
              <w:bottom w:val="single" w:sz="8" w:space="0" w:color="auto"/>
              <w:right w:val="single" w:sz="8" w:space="0" w:color="auto"/>
            </w:tcBorders>
            <w:shd w:val="clear" w:color="000000" w:fill="FFFFFF"/>
            <w:noWrap/>
            <w:vAlign w:val="center"/>
          </w:tcPr>
          <w:p w14:paraId="65AF17F8"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09376694"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2D66FB4E" w14:textId="6ACD59BC" w:rsidR="008F3093" w:rsidRPr="002D7F08" w:rsidRDefault="008F3093" w:rsidP="008F3093">
            <w:pPr>
              <w:rPr>
                <w:lang w:eastAsia="es-MX"/>
              </w:rPr>
            </w:pPr>
            <w:r>
              <w:rPr>
                <w:lang w:eastAsia="es-MX"/>
              </w:rPr>
              <w:t>18000</w:t>
            </w:r>
          </w:p>
        </w:tc>
      </w:tr>
      <w:tr w:rsidR="008F3093" w:rsidRPr="002D7F08" w14:paraId="58859E2B"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09D1C2F4" w14:textId="77777777" w:rsidR="008F3093" w:rsidRPr="002D7F08" w:rsidRDefault="008F3093" w:rsidP="008F3093">
            <w:pPr>
              <w:jc w:val="right"/>
              <w:rPr>
                <w:b/>
                <w:lang w:eastAsia="es-MX"/>
              </w:rPr>
            </w:pPr>
            <w:r w:rsidRPr="002D7F08">
              <w:rPr>
                <w:b/>
                <w:lang w:eastAsia="es-MX"/>
              </w:rPr>
              <w:t>17:00</w:t>
            </w:r>
          </w:p>
        </w:tc>
        <w:tc>
          <w:tcPr>
            <w:tcW w:w="1768" w:type="dxa"/>
            <w:tcBorders>
              <w:top w:val="nil"/>
              <w:left w:val="nil"/>
              <w:bottom w:val="single" w:sz="8" w:space="0" w:color="auto"/>
              <w:right w:val="single" w:sz="8" w:space="0" w:color="auto"/>
            </w:tcBorders>
            <w:shd w:val="clear" w:color="000000" w:fill="FFFFFF"/>
            <w:noWrap/>
            <w:vAlign w:val="center"/>
          </w:tcPr>
          <w:p w14:paraId="4F30C875"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1D8704BA"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5FCD0D57" w14:textId="62F87A01" w:rsidR="008F3093" w:rsidRPr="002D7F08" w:rsidRDefault="008F3093" w:rsidP="008F3093">
            <w:pPr>
              <w:rPr>
                <w:lang w:eastAsia="es-MX"/>
              </w:rPr>
            </w:pPr>
            <w:r>
              <w:rPr>
                <w:lang w:eastAsia="es-MX"/>
              </w:rPr>
              <w:t>18000</w:t>
            </w:r>
          </w:p>
        </w:tc>
      </w:tr>
      <w:tr w:rsidR="008F3093" w:rsidRPr="002D7F08" w14:paraId="389D8565"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1911B01D" w14:textId="77777777" w:rsidR="008F3093" w:rsidRPr="002D7F08" w:rsidRDefault="008F3093" w:rsidP="008F3093">
            <w:pPr>
              <w:jc w:val="right"/>
              <w:rPr>
                <w:b/>
                <w:lang w:eastAsia="es-MX"/>
              </w:rPr>
            </w:pPr>
            <w:r w:rsidRPr="002D7F08">
              <w:rPr>
                <w:b/>
                <w:lang w:eastAsia="es-MX"/>
              </w:rPr>
              <w:lastRenderedPageBreak/>
              <w:t>18:00</w:t>
            </w:r>
          </w:p>
        </w:tc>
        <w:tc>
          <w:tcPr>
            <w:tcW w:w="1768" w:type="dxa"/>
            <w:tcBorders>
              <w:top w:val="nil"/>
              <w:left w:val="nil"/>
              <w:bottom w:val="single" w:sz="8" w:space="0" w:color="auto"/>
              <w:right w:val="single" w:sz="8" w:space="0" w:color="auto"/>
            </w:tcBorders>
            <w:shd w:val="clear" w:color="000000" w:fill="FFFFFF"/>
            <w:noWrap/>
            <w:vAlign w:val="center"/>
          </w:tcPr>
          <w:p w14:paraId="569E0FDE"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08D38E7E"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370E3F42" w14:textId="716D6A2D" w:rsidR="008F3093" w:rsidRPr="002D7F08" w:rsidRDefault="008F3093" w:rsidP="008F3093">
            <w:pPr>
              <w:rPr>
                <w:lang w:eastAsia="es-MX"/>
              </w:rPr>
            </w:pPr>
            <w:r>
              <w:rPr>
                <w:lang w:eastAsia="es-MX"/>
              </w:rPr>
              <w:t>18000</w:t>
            </w:r>
          </w:p>
        </w:tc>
      </w:tr>
      <w:tr w:rsidR="00A74770" w:rsidRPr="002D7F08" w14:paraId="663DAABC"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0E1332EF" w14:textId="77777777" w:rsidR="00A74770" w:rsidRPr="002D7F08" w:rsidRDefault="00A74770" w:rsidP="00A74770">
            <w:pPr>
              <w:jc w:val="right"/>
              <w:rPr>
                <w:b/>
                <w:bCs/>
                <w:lang w:eastAsia="es-MX"/>
              </w:rPr>
            </w:pPr>
            <w:r w:rsidRPr="002D7F08">
              <w:rPr>
                <w:b/>
                <w:bCs/>
                <w:lang w:eastAsia="es-MX"/>
              </w:rPr>
              <w:t>Totales</w:t>
            </w:r>
          </w:p>
        </w:tc>
        <w:tc>
          <w:tcPr>
            <w:tcW w:w="1768" w:type="dxa"/>
            <w:tcBorders>
              <w:top w:val="nil"/>
              <w:left w:val="nil"/>
              <w:bottom w:val="single" w:sz="8" w:space="0" w:color="auto"/>
              <w:right w:val="single" w:sz="8" w:space="0" w:color="auto"/>
            </w:tcBorders>
            <w:shd w:val="clear" w:color="000000" w:fill="FFFFFF"/>
            <w:noWrap/>
            <w:vAlign w:val="center"/>
          </w:tcPr>
          <w:p w14:paraId="1195B9FE" w14:textId="77777777" w:rsidR="00A74770" w:rsidRPr="002D7F08" w:rsidRDefault="00A74770" w:rsidP="00A74770">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380CFD78" w14:textId="77777777" w:rsidR="00A74770" w:rsidRPr="002D7F08" w:rsidRDefault="00A74770" w:rsidP="00A74770">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6564C746" w14:textId="1E802F7E" w:rsidR="00A74770" w:rsidRPr="002D7F08" w:rsidRDefault="008F3093" w:rsidP="00A74770">
            <w:pPr>
              <w:rPr>
                <w:lang w:eastAsia="es-MX"/>
              </w:rPr>
            </w:pPr>
            <w:r>
              <w:rPr>
                <w:lang w:eastAsia="es-MX"/>
              </w:rPr>
              <w:t>180000</w:t>
            </w:r>
          </w:p>
        </w:tc>
      </w:tr>
    </w:tbl>
    <w:p w14:paraId="66CBD41F" w14:textId="77777777" w:rsidR="000F6796" w:rsidRPr="002D7F08" w:rsidRDefault="000F6796" w:rsidP="00DA3CFE">
      <w:pPr>
        <w:pStyle w:val="BodyText"/>
        <w:jc w:val="both"/>
        <w:rPr>
          <w:sz w:val="20"/>
        </w:rPr>
      </w:pPr>
    </w:p>
    <w:p w14:paraId="3495A3B2" w14:textId="77777777" w:rsidR="00A56641" w:rsidRPr="002D7F08" w:rsidRDefault="00A56641" w:rsidP="00DA3CFE">
      <w:pPr>
        <w:pStyle w:val="BodyText"/>
        <w:jc w:val="both"/>
        <w:rPr>
          <w:rFonts w:cs="Arial"/>
          <w:i/>
          <w:vanish/>
          <w:color w:val="0000FF"/>
          <w:sz w:val="20"/>
        </w:rPr>
      </w:pPr>
      <w:r w:rsidRPr="002D7F08">
        <w:rPr>
          <w:rFonts w:cs="Arial"/>
          <w:i/>
          <w:vanish/>
          <w:color w:val="0000FF"/>
          <w:sz w:val="20"/>
        </w:rPr>
        <w:t xml:space="preserve">En esta </w:t>
      </w:r>
      <w:r w:rsidR="008C3825" w:rsidRPr="002D7F08">
        <w:rPr>
          <w:rFonts w:cs="Arial"/>
          <w:i/>
          <w:vanish/>
          <w:color w:val="0000FF"/>
          <w:sz w:val="20"/>
        </w:rPr>
        <w:t>tabla</w:t>
      </w:r>
      <w:r w:rsidRPr="002D7F08">
        <w:rPr>
          <w:rFonts w:cs="Arial"/>
          <w:i/>
          <w:vanish/>
          <w:color w:val="0000FF"/>
          <w:sz w:val="20"/>
        </w:rPr>
        <w:t xml:space="preserve"> se debe poner el número de transacciones esperadas en cada día de operación, divididas por contribuyente y empleado, si es el caso.</w:t>
      </w:r>
    </w:p>
    <w:tbl>
      <w:tblPr>
        <w:tblW w:w="5180" w:type="dxa"/>
        <w:jc w:val="center"/>
        <w:tblCellMar>
          <w:left w:w="70" w:type="dxa"/>
          <w:right w:w="70" w:type="dxa"/>
        </w:tblCellMar>
        <w:tblLook w:val="04A0" w:firstRow="1" w:lastRow="0" w:firstColumn="1" w:lastColumn="0" w:noHBand="0" w:noVBand="1"/>
      </w:tblPr>
      <w:tblGrid>
        <w:gridCol w:w="1200"/>
        <w:gridCol w:w="1731"/>
        <w:gridCol w:w="1294"/>
        <w:gridCol w:w="1146"/>
      </w:tblGrid>
      <w:tr w:rsidR="00A74770" w:rsidRPr="002D7F08" w14:paraId="0C9F6351" w14:textId="77777777" w:rsidTr="00B7625C">
        <w:trPr>
          <w:trHeight w:val="315"/>
          <w:jc w:val="center"/>
        </w:trPr>
        <w:tc>
          <w:tcPr>
            <w:tcW w:w="1200" w:type="dxa"/>
            <w:tcBorders>
              <w:top w:val="single" w:sz="8" w:space="0" w:color="auto"/>
              <w:left w:val="single" w:sz="8" w:space="0" w:color="auto"/>
              <w:bottom w:val="single" w:sz="8" w:space="0" w:color="auto"/>
              <w:right w:val="single" w:sz="8" w:space="0" w:color="auto"/>
            </w:tcBorders>
            <w:shd w:val="clear" w:color="000000" w:fill="A6A6A6"/>
            <w:noWrap/>
            <w:vAlign w:val="bottom"/>
            <w:hideMark/>
          </w:tcPr>
          <w:p w14:paraId="6BB5B5DC" w14:textId="77777777" w:rsidR="00A74770" w:rsidRPr="002D7F08" w:rsidRDefault="00A74770" w:rsidP="00A74770">
            <w:pPr>
              <w:rPr>
                <w:color w:val="000000"/>
                <w:lang w:eastAsia="es-MX"/>
              </w:rPr>
            </w:pPr>
            <w:r w:rsidRPr="002D7F08">
              <w:rPr>
                <w:color w:val="000000"/>
                <w:lang w:eastAsia="es-MX"/>
              </w:rPr>
              <w:t> </w:t>
            </w:r>
          </w:p>
        </w:tc>
        <w:tc>
          <w:tcPr>
            <w:tcW w:w="3980" w:type="dxa"/>
            <w:gridSpan w:val="3"/>
            <w:tcBorders>
              <w:top w:val="single" w:sz="8" w:space="0" w:color="auto"/>
              <w:left w:val="nil"/>
              <w:bottom w:val="single" w:sz="8" w:space="0" w:color="auto"/>
              <w:right w:val="single" w:sz="8" w:space="0" w:color="000000"/>
            </w:tcBorders>
            <w:shd w:val="clear" w:color="000000" w:fill="A6A6A6"/>
            <w:noWrap/>
            <w:vAlign w:val="center"/>
            <w:hideMark/>
          </w:tcPr>
          <w:p w14:paraId="350E9CBA" w14:textId="77777777" w:rsidR="00A74770" w:rsidRPr="002D7F08" w:rsidRDefault="00A74770" w:rsidP="00A74770">
            <w:pPr>
              <w:jc w:val="center"/>
              <w:rPr>
                <w:b/>
                <w:bCs/>
                <w:i/>
                <w:iCs/>
                <w:lang w:eastAsia="es-MX"/>
              </w:rPr>
            </w:pPr>
            <w:r w:rsidRPr="002D7F08">
              <w:rPr>
                <w:b/>
                <w:bCs/>
                <w:i/>
                <w:iCs/>
                <w:lang w:eastAsia="es-MX"/>
              </w:rPr>
              <w:t>Transacciones por día de la semana</w:t>
            </w:r>
          </w:p>
        </w:tc>
      </w:tr>
      <w:tr w:rsidR="00A74770" w:rsidRPr="002D7F08" w14:paraId="4694A1D5" w14:textId="77777777" w:rsidTr="00B7625C">
        <w:trPr>
          <w:trHeight w:val="900"/>
          <w:jc w:val="center"/>
        </w:trPr>
        <w:tc>
          <w:tcPr>
            <w:tcW w:w="1200" w:type="dxa"/>
            <w:tcBorders>
              <w:top w:val="nil"/>
              <w:left w:val="single" w:sz="8" w:space="0" w:color="auto"/>
              <w:bottom w:val="single" w:sz="8" w:space="0" w:color="auto"/>
              <w:right w:val="single" w:sz="8" w:space="0" w:color="auto"/>
            </w:tcBorders>
            <w:shd w:val="clear" w:color="000000" w:fill="A6A6A6"/>
            <w:noWrap/>
            <w:vAlign w:val="bottom"/>
            <w:hideMark/>
          </w:tcPr>
          <w:p w14:paraId="59B1C270" w14:textId="77777777" w:rsidR="00A74770" w:rsidRPr="002D7F08" w:rsidRDefault="00A74770" w:rsidP="00A74770">
            <w:pPr>
              <w:rPr>
                <w:lang w:eastAsia="es-MX"/>
              </w:rPr>
            </w:pPr>
            <w:r w:rsidRPr="002D7F08">
              <w:rPr>
                <w:lang w:eastAsia="es-MX"/>
              </w:rPr>
              <w:t> </w:t>
            </w:r>
          </w:p>
        </w:tc>
        <w:tc>
          <w:tcPr>
            <w:tcW w:w="1670" w:type="dxa"/>
            <w:tcBorders>
              <w:top w:val="nil"/>
              <w:left w:val="nil"/>
              <w:bottom w:val="single" w:sz="8" w:space="0" w:color="auto"/>
              <w:right w:val="single" w:sz="8" w:space="0" w:color="auto"/>
            </w:tcBorders>
            <w:shd w:val="clear" w:color="000000" w:fill="A6A6A6"/>
            <w:noWrap/>
            <w:vAlign w:val="center"/>
            <w:hideMark/>
          </w:tcPr>
          <w:p w14:paraId="137D1C61" w14:textId="77777777" w:rsidR="00A74770" w:rsidRPr="002D7F08" w:rsidRDefault="00A74770" w:rsidP="00A74770">
            <w:pPr>
              <w:jc w:val="center"/>
              <w:rPr>
                <w:b/>
                <w:bCs/>
                <w:i/>
                <w:iCs/>
                <w:lang w:eastAsia="es-MX"/>
              </w:rPr>
            </w:pPr>
            <w:r w:rsidRPr="002D7F08">
              <w:rPr>
                <w:b/>
                <w:bCs/>
                <w:i/>
                <w:iCs/>
                <w:lang w:eastAsia="es-MX"/>
              </w:rPr>
              <w:t>Contribuyentes</w:t>
            </w:r>
          </w:p>
        </w:tc>
        <w:tc>
          <w:tcPr>
            <w:tcW w:w="1213" w:type="dxa"/>
            <w:tcBorders>
              <w:top w:val="nil"/>
              <w:left w:val="nil"/>
              <w:bottom w:val="single" w:sz="8" w:space="0" w:color="auto"/>
              <w:right w:val="single" w:sz="8" w:space="0" w:color="auto"/>
            </w:tcBorders>
            <w:shd w:val="clear" w:color="000000" w:fill="A6A6A6"/>
            <w:noWrap/>
            <w:vAlign w:val="center"/>
            <w:hideMark/>
          </w:tcPr>
          <w:p w14:paraId="41B678F9" w14:textId="77777777" w:rsidR="00A74770" w:rsidRPr="002D7F08" w:rsidRDefault="00A74770" w:rsidP="00A74770">
            <w:pPr>
              <w:jc w:val="center"/>
              <w:rPr>
                <w:b/>
                <w:bCs/>
                <w:i/>
                <w:iCs/>
                <w:lang w:eastAsia="es-MX"/>
              </w:rPr>
            </w:pPr>
            <w:r w:rsidRPr="002D7F08">
              <w:rPr>
                <w:b/>
                <w:bCs/>
                <w:i/>
                <w:iCs/>
                <w:lang w:eastAsia="es-MX"/>
              </w:rPr>
              <w:t>Empleados</w:t>
            </w:r>
          </w:p>
        </w:tc>
        <w:tc>
          <w:tcPr>
            <w:tcW w:w="1097" w:type="dxa"/>
            <w:tcBorders>
              <w:top w:val="nil"/>
              <w:left w:val="nil"/>
              <w:bottom w:val="single" w:sz="8" w:space="0" w:color="auto"/>
              <w:right w:val="single" w:sz="8" w:space="0" w:color="auto"/>
            </w:tcBorders>
            <w:shd w:val="clear" w:color="000000" w:fill="A6A6A6"/>
            <w:noWrap/>
            <w:vAlign w:val="center"/>
            <w:hideMark/>
          </w:tcPr>
          <w:p w14:paraId="104BCA18" w14:textId="77777777" w:rsidR="00A74770" w:rsidRPr="002D7F08" w:rsidRDefault="00A74770" w:rsidP="00A74770">
            <w:pPr>
              <w:jc w:val="center"/>
              <w:rPr>
                <w:b/>
                <w:bCs/>
                <w:i/>
                <w:iCs/>
                <w:lang w:eastAsia="es-MX"/>
              </w:rPr>
            </w:pPr>
            <w:r w:rsidRPr="002D7F08">
              <w:rPr>
                <w:b/>
                <w:bCs/>
                <w:i/>
                <w:iCs/>
                <w:lang w:eastAsia="es-MX"/>
              </w:rPr>
              <w:t>Agregado</w:t>
            </w:r>
          </w:p>
        </w:tc>
      </w:tr>
      <w:tr w:rsidR="00A74770" w:rsidRPr="002D7F08" w14:paraId="5300D1BB" w14:textId="77777777" w:rsidTr="00B7625C">
        <w:trPr>
          <w:trHeight w:val="270"/>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4F113B2D" w14:textId="77777777" w:rsidR="00A74770" w:rsidRPr="002D7F08" w:rsidRDefault="00A74770" w:rsidP="00A74770">
            <w:pPr>
              <w:rPr>
                <w:b/>
                <w:lang w:eastAsia="es-MX"/>
              </w:rPr>
            </w:pPr>
            <w:r w:rsidRPr="002D7F08">
              <w:rPr>
                <w:b/>
                <w:lang w:eastAsia="es-MX"/>
              </w:rPr>
              <w:t>Lunes</w:t>
            </w:r>
          </w:p>
        </w:tc>
        <w:tc>
          <w:tcPr>
            <w:tcW w:w="1670" w:type="dxa"/>
            <w:tcBorders>
              <w:top w:val="nil"/>
              <w:left w:val="nil"/>
              <w:bottom w:val="single" w:sz="8" w:space="0" w:color="auto"/>
              <w:right w:val="single" w:sz="8" w:space="0" w:color="auto"/>
            </w:tcBorders>
            <w:shd w:val="clear" w:color="000000" w:fill="FFFFFF"/>
            <w:noWrap/>
            <w:vAlign w:val="center"/>
            <w:hideMark/>
          </w:tcPr>
          <w:p w14:paraId="6317FC2C"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2A32011F"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5B61D3A2" w14:textId="39FACB2D"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588FD554" w14:textId="77777777" w:rsidTr="00B7625C">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617AD1A4" w14:textId="77777777" w:rsidR="00A74770" w:rsidRPr="002D7F08" w:rsidRDefault="00A74770" w:rsidP="00A74770">
            <w:pPr>
              <w:rPr>
                <w:b/>
                <w:lang w:eastAsia="es-MX"/>
              </w:rPr>
            </w:pPr>
            <w:r w:rsidRPr="002D7F08">
              <w:rPr>
                <w:b/>
                <w:lang w:eastAsia="es-MX"/>
              </w:rPr>
              <w:t>Martes</w:t>
            </w:r>
          </w:p>
        </w:tc>
        <w:tc>
          <w:tcPr>
            <w:tcW w:w="1670" w:type="dxa"/>
            <w:tcBorders>
              <w:top w:val="nil"/>
              <w:left w:val="nil"/>
              <w:bottom w:val="single" w:sz="8" w:space="0" w:color="auto"/>
              <w:right w:val="single" w:sz="8" w:space="0" w:color="auto"/>
            </w:tcBorders>
            <w:shd w:val="clear" w:color="000000" w:fill="FFFFFF"/>
            <w:noWrap/>
            <w:vAlign w:val="center"/>
            <w:hideMark/>
          </w:tcPr>
          <w:p w14:paraId="3FC97132"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2E08653B"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132048A6" w14:textId="7B206E67"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427ACC42" w14:textId="77777777" w:rsidTr="00B7625C">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20F7ED3B" w14:textId="77777777" w:rsidR="00A74770" w:rsidRPr="002D7F08" w:rsidRDefault="00A74770" w:rsidP="00A74770">
            <w:pPr>
              <w:rPr>
                <w:b/>
                <w:lang w:eastAsia="es-MX"/>
              </w:rPr>
            </w:pPr>
            <w:r w:rsidRPr="002D7F08">
              <w:rPr>
                <w:b/>
                <w:lang w:eastAsia="es-MX"/>
              </w:rPr>
              <w:t>Miércoles</w:t>
            </w:r>
          </w:p>
        </w:tc>
        <w:tc>
          <w:tcPr>
            <w:tcW w:w="1670" w:type="dxa"/>
            <w:tcBorders>
              <w:top w:val="nil"/>
              <w:left w:val="nil"/>
              <w:bottom w:val="single" w:sz="8" w:space="0" w:color="auto"/>
              <w:right w:val="single" w:sz="8" w:space="0" w:color="auto"/>
            </w:tcBorders>
            <w:shd w:val="clear" w:color="000000" w:fill="FFFFFF"/>
            <w:noWrap/>
            <w:vAlign w:val="center"/>
            <w:hideMark/>
          </w:tcPr>
          <w:p w14:paraId="6254B19F"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662EFBA6"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3378F5CF" w14:textId="26385357"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3B4220DA" w14:textId="77777777" w:rsidTr="00B7625C">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7BFAD371" w14:textId="77777777" w:rsidR="00A74770" w:rsidRPr="002D7F08" w:rsidRDefault="00A74770" w:rsidP="00A74770">
            <w:pPr>
              <w:rPr>
                <w:b/>
                <w:lang w:eastAsia="es-MX"/>
              </w:rPr>
            </w:pPr>
            <w:r w:rsidRPr="002D7F08">
              <w:rPr>
                <w:b/>
                <w:lang w:eastAsia="es-MX"/>
              </w:rPr>
              <w:t>Jueves</w:t>
            </w:r>
          </w:p>
        </w:tc>
        <w:tc>
          <w:tcPr>
            <w:tcW w:w="1670" w:type="dxa"/>
            <w:tcBorders>
              <w:top w:val="nil"/>
              <w:left w:val="nil"/>
              <w:bottom w:val="single" w:sz="8" w:space="0" w:color="auto"/>
              <w:right w:val="single" w:sz="8" w:space="0" w:color="auto"/>
            </w:tcBorders>
            <w:shd w:val="clear" w:color="000000" w:fill="FFFFFF"/>
            <w:noWrap/>
            <w:vAlign w:val="center"/>
            <w:hideMark/>
          </w:tcPr>
          <w:p w14:paraId="608EA397"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5B26B657"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772E0351" w14:textId="59E1F610"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30EF1B43" w14:textId="77777777" w:rsidTr="00B7625C">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72F330B8" w14:textId="77777777" w:rsidR="00A74770" w:rsidRPr="002D7F08" w:rsidRDefault="00A74770" w:rsidP="00A74770">
            <w:pPr>
              <w:rPr>
                <w:b/>
                <w:lang w:eastAsia="es-MX"/>
              </w:rPr>
            </w:pPr>
            <w:r w:rsidRPr="002D7F08">
              <w:rPr>
                <w:b/>
                <w:lang w:eastAsia="es-MX"/>
              </w:rPr>
              <w:t>Viernes</w:t>
            </w:r>
          </w:p>
        </w:tc>
        <w:tc>
          <w:tcPr>
            <w:tcW w:w="1670" w:type="dxa"/>
            <w:tcBorders>
              <w:top w:val="nil"/>
              <w:left w:val="nil"/>
              <w:bottom w:val="single" w:sz="8" w:space="0" w:color="auto"/>
              <w:right w:val="single" w:sz="8" w:space="0" w:color="auto"/>
            </w:tcBorders>
            <w:shd w:val="clear" w:color="000000" w:fill="FFFFFF"/>
            <w:noWrap/>
            <w:vAlign w:val="center"/>
            <w:hideMark/>
          </w:tcPr>
          <w:p w14:paraId="76A107C3"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1AB3CD09"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7ECD9C38" w14:textId="4CA9AC43"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046104EC" w14:textId="77777777" w:rsidTr="00B7625C">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5FF5AA30" w14:textId="77777777" w:rsidR="00A74770" w:rsidRPr="002D7F08" w:rsidRDefault="00A74770" w:rsidP="00A74770">
            <w:pPr>
              <w:rPr>
                <w:b/>
                <w:lang w:eastAsia="es-MX"/>
              </w:rPr>
            </w:pPr>
            <w:r w:rsidRPr="002D7F08">
              <w:rPr>
                <w:b/>
                <w:lang w:eastAsia="es-MX"/>
              </w:rPr>
              <w:t>Sábado</w:t>
            </w:r>
          </w:p>
        </w:tc>
        <w:tc>
          <w:tcPr>
            <w:tcW w:w="1670" w:type="dxa"/>
            <w:tcBorders>
              <w:top w:val="nil"/>
              <w:left w:val="nil"/>
              <w:bottom w:val="single" w:sz="8" w:space="0" w:color="auto"/>
              <w:right w:val="single" w:sz="8" w:space="0" w:color="auto"/>
            </w:tcBorders>
            <w:shd w:val="clear" w:color="000000" w:fill="FFFFFF"/>
            <w:noWrap/>
            <w:vAlign w:val="center"/>
            <w:hideMark/>
          </w:tcPr>
          <w:p w14:paraId="6E8ECCE6"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77578F1C"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751A133D" w14:textId="24426820"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3A082385" w14:textId="77777777" w:rsidTr="00B7625C">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19068BA8" w14:textId="77777777" w:rsidR="00A74770" w:rsidRPr="002D7F08" w:rsidRDefault="00A74770" w:rsidP="00A74770">
            <w:pPr>
              <w:rPr>
                <w:b/>
                <w:lang w:eastAsia="es-MX"/>
              </w:rPr>
            </w:pPr>
            <w:r w:rsidRPr="002D7F08">
              <w:rPr>
                <w:b/>
                <w:lang w:eastAsia="es-MX"/>
              </w:rPr>
              <w:t>Domingo</w:t>
            </w:r>
          </w:p>
        </w:tc>
        <w:tc>
          <w:tcPr>
            <w:tcW w:w="1670" w:type="dxa"/>
            <w:tcBorders>
              <w:top w:val="nil"/>
              <w:left w:val="nil"/>
              <w:bottom w:val="single" w:sz="8" w:space="0" w:color="auto"/>
              <w:right w:val="single" w:sz="8" w:space="0" w:color="auto"/>
            </w:tcBorders>
            <w:shd w:val="clear" w:color="000000" w:fill="FFFFFF"/>
            <w:noWrap/>
            <w:vAlign w:val="center"/>
            <w:hideMark/>
          </w:tcPr>
          <w:p w14:paraId="2B286F2B"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493D94DE"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5A84F717" w14:textId="22A148AD"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7913E0AB" w14:textId="77777777" w:rsidTr="00B7625C">
        <w:trPr>
          <w:trHeight w:val="315"/>
          <w:jc w:val="center"/>
        </w:trPr>
        <w:tc>
          <w:tcPr>
            <w:tcW w:w="1200" w:type="dxa"/>
            <w:tcBorders>
              <w:top w:val="nil"/>
              <w:left w:val="nil"/>
              <w:bottom w:val="single" w:sz="8" w:space="0" w:color="auto"/>
              <w:right w:val="single" w:sz="8" w:space="0" w:color="auto"/>
            </w:tcBorders>
            <w:shd w:val="clear" w:color="000000" w:fill="808080"/>
            <w:noWrap/>
            <w:vAlign w:val="center"/>
            <w:hideMark/>
          </w:tcPr>
          <w:p w14:paraId="654769F3" w14:textId="77777777" w:rsidR="00A74770" w:rsidRPr="002D7F08" w:rsidRDefault="00A74770" w:rsidP="00A74770">
            <w:pPr>
              <w:jc w:val="right"/>
              <w:rPr>
                <w:b/>
                <w:bCs/>
                <w:lang w:eastAsia="es-MX"/>
              </w:rPr>
            </w:pPr>
            <w:r w:rsidRPr="002D7F08">
              <w:rPr>
                <w:b/>
                <w:bCs/>
                <w:lang w:eastAsia="es-MX"/>
              </w:rPr>
              <w:t>Totales</w:t>
            </w:r>
          </w:p>
        </w:tc>
        <w:tc>
          <w:tcPr>
            <w:tcW w:w="1670" w:type="dxa"/>
            <w:tcBorders>
              <w:top w:val="nil"/>
              <w:left w:val="nil"/>
              <w:bottom w:val="single" w:sz="8" w:space="0" w:color="auto"/>
              <w:right w:val="single" w:sz="8" w:space="0" w:color="auto"/>
            </w:tcBorders>
            <w:shd w:val="clear" w:color="000000" w:fill="FFFFFF"/>
            <w:noWrap/>
            <w:vAlign w:val="center"/>
            <w:hideMark/>
          </w:tcPr>
          <w:p w14:paraId="7FB877CC"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62D8DC38"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34854E26" w14:textId="206DDF67" w:rsidR="00A74770" w:rsidRPr="002D7F08" w:rsidRDefault="00A74770" w:rsidP="00A74770">
            <w:pPr>
              <w:rPr>
                <w:lang w:eastAsia="es-MX"/>
              </w:rPr>
            </w:pPr>
            <w:r w:rsidRPr="002D7F08">
              <w:rPr>
                <w:lang w:eastAsia="es-MX"/>
              </w:rPr>
              <w:t> </w:t>
            </w:r>
            <w:r w:rsidR="008F3093">
              <w:rPr>
                <w:lang w:eastAsia="es-MX"/>
              </w:rPr>
              <w:t>180000</w:t>
            </w:r>
          </w:p>
        </w:tc>
      </w:tr>
    </w:tbl>
    <w:p w14:paraId="0A9EEA4C" w14:textId="77777777" w:rsidR="000F6796" w:rsidRPr="002D7F08" w:rsidRDefault="000F6796" w:rsidP="00DA3CFE">
      <w:pPr>
        <w:pStyle w:val="BodyText"/>
        <w:jc w:val="both"/>
        <w:rPr>
          <w:sz w:val="20"/>
        </w:rPr>
      </w:pPr>
    </w:p>
    <w:p w14:paraId="0D8F27ED" w14:textId="77777777" w:rsidR="00A56641" w:rsidRPr="002D7F08" w:rsidRDefault="00A56641" w:rsidP="00DA3CFE">
      <w:pPr>
        <w:pStyle w:val="BodyText"/>
        <w:jc w:val="both"/>
        <w:rPr>
          <w:rFonts w:cs="Arial"/>
          <w:i/>
          <w:vanish/>
          <w:color w:val="0000FF"/>
          <w:sz w:val="20"/>
        </w:rPr>
      </w:pPr>
      <w:r w:rsidRPr="002D7F08">
        <w:rPr>
          <w:rFonts w:cs="Arial"/>
          <w:i/>
          <w:vanish/>
          <w:color w:val="0000FF"/>
          <w:sz w:val="20"/>
        </w:rPr>
        <w:t xml:space="preserve">En esta </w:t>
      </w:r>
      <w:r w:rsidR="008C3825" w:rsidRPr="002D7F08">
        <w:rPr>
          <w:rFonts w:cs="Arial"/>
          <w:i/>
          <w:vanish/>
          <w:color w:val="0000FF"/>
          <w:sz w:val="20"/>
        </w:rPr>
        <w:t>tabla</w:t>
      </w:r>
      <w:r w:rsidRPr="002D7F08">
        <w:rPr>
          <w:rFonts w:cs="Arial"/>
          <w:i/>
          <w:vanish/>
          <w:color w:val="0000FF"/>
          <w:sz w:val="20"/>
        </w:rPr>
        <w:t xml:space="preserve"> se debe poner el número de transacciones esperadas en cada día del mes de operación</w:t>
      </w:r>
      <w:r w:rsidR="008C3825" w:rsidRPr="002D7F08">
        <w:rPr>
          <w:rFonts w:cs="Arial"/>
          <w:i/>
          <w:vanish/>
          <w:color w:val="0000FF"/>
          <w:sz w:val="20"/>
        </w:rPr>
        <w:t>, si se cuenta con esta información.</w:t>
      </w:r>
    </w:p>
    <w:p w14:paraId="47FB590F" w14:textId="77777777" w:rsidR="000F6796" w:rsidRPr="002D7F08" w:rsidRDefault="000F6796" w:rsidP="00DA3CFE">
      <w:pPr>
        <w:pStyle w:val="BodyText"/>
        <w:jc w:val="both"/>
        <w:rPr>
          <w:sz w:val="20"/>
        </w:rPr>
      </w:pPr>
    </w:p>
    <w:tbl>
      <w:tblPr>
        <w:tblW w:w="8400" w:type="dxa"/>
        <w:tblInd w:w="55"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tblGrid>
      <w:tr w:rsidR="00B7625C" w:rsidRPr="002D7F08" w14:paraId="27B9F12E" w14:textId="77777777" w:rsidTr="00B7625C">
        <w:trPr>
          <w:trHeight w:val="315"/>
        </w:trPr>
        <w:tc>
          <w:tcPr>
            <w:tcW w:w="8400" w:type="dxa"/>
            <w:gridSpan w:val="7"/>
            <w:tcBorders>
              <w:top w:val="single" w:sz="8" w:space="0" w:color="auto"/>
              <w:left w:val="single" w:sz="8" w:space="0" w:color="auto"/>
              <w:bottom w:val="single" w:sz="8" w:space="0" w:color="auto"/>
              <w:right w:val="single" w:sz="8" w:space="0" w:color="000000"/>
            </w:tcBorders>
            <w:shd w:val="clear" w:color="000000" w:fill="A6A6A6"/>
            <w:noWrap/>
            <w:vAlign w:val="center"/>
            <w:hideMark/>
          </w:tcPr>
          <w:p w14:paraId="10946380" w14:textId="77777777" w:rsidR="00B7625C" w:rsidRPr="002D7F08" w:rsidRDefault="00B7625C" w:rsidP="00B7625C">
            <w:pPr>
              <w:jc w:val="center"/>
              <w:rPr>
                <w:b/>
                <w:bCs/>
                <w:i/>
                <w:iCs/>
                <w:lang w:eastAsia="es-MX"/>
              </w:rPr>
            </w:pPr>
            <w:r w:rsidRPr="002D7F08">
              <w:rPr>
                <w:b/>
                <w:bCs/>
                <w:i/>
                <w:iCs/>
                <w:lang w:eastAsia="es-MX"/>
              </w:rPr>
              <w:t xml:space="preserve">Transacciones por día en el mes                                                                        </w:t>
            </w:r>
          </w:p>
        </w:tc>
      </w:tr>
      <w:tr w:rsidR="00B7625C" w:rsidRPr="002D7F08" w14:paraId="2B1F1A5A" w14:textId="77777777" w:rsidTr="00B7625C">
        <w:trPr>
          <w:trHeight w:val="315"/>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236636B9" w14:textId="77777777" w:rsidR="00B7625C" w:rsidRPr="002D7F08" w:rsidRDefault="00B7625C" w:rsidP="00B7625C">
            <w:pPr>
              <w:jc w:val="center"/>
              <w:rPr>
                <w:b/>
                <w:bCs/>
                <w:lang w:eastAsia="es-MX"/>
              </w:rPr>
            </w:pPr>
            <w:r w:rsidRPr="002D7F08">
              <w:rPr>
                <w:b/>
                <w:bCs/>
                <w:lang w:eastAsia="es-MX"/>
              </w:rPr>
              <w:t>1</w:t>
            </w:r>
          </w:p>
        </w:tc>
        <w:tc>
          <w:tcPr>
            <w:tcW w:w="1200" w:type="dxa"/>
            <w:tcBorders>
              <w:top w:val="nil"/>
              <w:left w:val="nil"/>
              <w:bottom w:val="single" w:sz="8" w:space="0" w:color="auto"/>
              <w:right w:val="single" w:sz="8" w:space="0" w:color="auto"/>
            </w:tcBorders>
            <w:shd w:val="clear" w:color="000000" w:fill="808080"/>
            <w:noWrap/>
            <w:vAlign w:val="center"/>
            <w:hideMark/>
          </w:tcPr>
          <w:p w14:paraId="234E15D9" w14:textId="77777777" w:rsidR="00B7625C" w:rsidRPr="002D7F08" w:rsidRDefault="00B7625C" w:rsidP="00B7625C">
            <w:pPr>
              <w:jc w:val="center"/>
              <w:rPr>
                <w:b/>
                <w:bCs/>
                <w:lang w:eastAsia="es-MX"/>
              </w:rPr>
            </w:pPr>
            <w:r w:rsidRPr="002D7F08">
              <w:rPr>
                <w:b/>
                <w:bCs/>
                <w:lang w:eastAsia="es-MX"/>
              </w:rPr>
              <w:t>2</w:t>
            </w:r>
          </w:p>
        </w:tc>
        <w:tc>
          <w:tcPr>
            <w:tcW w:w="1200" w:type="dxa"/>
            <w:tcBorders>
              <w:top w:val="nil"/>
              <w:left w:val="nil"/>
              <w:bottom w:val="single" w:sz="8" w:space="0" w:color="auto"/>
              <w:right w:val="single" w:sz="8" w:space="0" w:color="auto"/>
            </w:tcBorders>
            <w:shd w:val="clear" w:color="000000" w:fill="808080"/>
            <w:noWrap/>
            <w:vAlign w:val="center"/>
            <w:hideMark/>
          </w:tcPr>
          <w:p w14:paraId="05A8F9FB" w14:textId="77777777" w:rsidR="00B7625C" w:rsidRPr="002D7F08" w:rsidRDefault="00B7625C" w:rsidP="00B7625C">
            <w:pPr>
              <w:jc w:val="center"/>
              <w:rPr>
                <w:b/>
                <w:bCs/>
                <w:lang w:eastAsia="es-MX"/>
              </w:rPr>
            </w:pPr>
            <w:r w:rsidRPr="002D7F08">
              <w:rPr>
                <w:b/>
                <w:bCs/>
                <w:lang w:eastAsia="es-MX"/>
              </w:rPr>
              <w:t>3</w:t>
            </w:r>
          </w:p>
        </w:tc>
        <w:tc>
          <w:tcPr>
            <w:tcW w:w="1200" w:type="dxa"/>
            <w:tcBorders>
              <w:top w:val="nil"/>
              <w:left w:val="nil"/>
              <w:bottom w:val="single" w:sz="8" w:space="0" w:color="auto"/>
              <w:right w:val="single" w:sz="8" w:space="0" w:color="auto"/>
            </w:tcBorders>
            <w:shd w:val="clear" w:color="000000" w:fill="808080"/>
            <w:noWrap/>
            <w:vAlign w:val="center"/>
            <w:hideMark/>
          </w:tcPr>
          <w:p w14:paraId="3E8AC4FC" w14:textId="77777777" w:rsidR="00B7625C" w:rsidRPr="002D7F08" w:rsidRDefault="00B7625C" w:rsidP="00B7625C">
            <w:pPr>
              <w:jc w:val="center"/>
              <w:rPr>
                <w:b/>
                <w:bCs/>
                <w:lang w:eastAsia="es-MX"/>
              </w:rPr>
            </w:pPr>
            <w:r w:rsidRPr="002D7F08">
              <w:rPr>
                <w:b/>
                <w:bCs/>
                <w:lang w:eastAsia="es-MX"/>
              </w:rPr>
              <w:t>4</w:t>
            </w:r>
          </w:p>
        </w:tc>
        <w:tc>
          <w:tcPr>
            <w:tcW w:w="1200" w:type="dxa"/>
            <w:tcBorders>
              <w:top w:val="nil"/>
              <w:left w:val="nil"/>
              <w:bottom w:val="single" w:sz="8" w:space="0" w:color="auto"/>
              <w:right w:val="single" w:sz="8" w:space="0" w:color="auto"/>
            </w:tcBorders>
            <w:shd w:val="clear" w:color="000000" w:fill="808080"/>
            <w:noWrap/>
            <w:vAlign w:val="center"/>
            <w:hideMark/>
          </w:tcPr>
          <w:p w14:paraId="6CB3D73A" w14:textId="77777777" w:rsidR="00B7625C" w:rsidRPr="002D7F08" w:rsidRDefault="00B7625C" w:rsidP="00B7625C">
            <w:pPr>
              <w:jc w:val="center"/>
              <w:rPr>
                <w:b/>
                <w:bCs/>
                <w:lang w:eastAsia="es-MX"/>
              </w:rPr>
            </w:pPr>
            <w:r w:rsidRPr="002D7F08">
              <w:rPr>
                <w:b/>
                <w:bCs/>
                <w:lang w:eastAsia="es-MX"/>
              </w:rPr>
              <w:t>5</w:t>
            </w:r>
          </w:p>
        </w:tc>
        <w:tc>
          <w:tcPr>
            <w:tcW w:w="1200" w:type="dxa"/>
            <w:tcBorders>
              <w:top w:val="nil"/>
              <w:left w:val="nil"/>
              <w:bottom w:val="single" w:sz="8" w:space="0" w:color="auto"/>
              <w:right w:val="single" w:sz="8" w:space="0" w:color="auto"/>
            </w:tcBorders>
            <w:shd w:val="clear" w:color="000000" w:fill="808080"/>
            <w:noWrap/>
            <w:vAlign w:val="center"/>
            <w:hideMark/>
          </w:tcPr>
          <w:p w14:paraId="4A54CA8D" w14:textId="77777777" w:rsidR="00B7625C" w:rsidRPr="002D7F08" w:rsidRDefault="00B7625C" w:rsidP="00B7625C">
            <w:pPr>
              <w:jc w:val="center"/>
              <w:rPr>
                <w:b/>
                <w:bCs/>
                <w:lang w:eastAsia="es-MX"/>
              </w:rPr>
            </w:pPr>
            <w:r w:rsidRPr="002D7F08">
              <w:rPr>
                <w:b/>
                <w:bCs/>
                <w:lang w:eastAsia="es-MX"/>
              </w:rPr>
              <w:t>6</w:t>
            </w:r>
          </w:p>
        </w:tc>
        <w:tc>
          <w:tcPr>
            <w:tcW w:w="1200" w:type="dxa"/>
            <w:tcBorders>
              <w:top w:val="nil"/>
              <w:left w:val="nil"/>
              <w:bottom w:val="single" w:sz="8" w:space="0" w:color="auto"/>
              <w:right w:val="single" w:sz="8" w:space="0" w:color="auto"/>
            </w:tcBorders>
            <w:shd w:val="clear" w:color="000000" w:fill="808080"/>
            <w:noWrap/>
            <w:vAlign w:val="center"/>
            <w:hideMark/>
          </w:tcPr>
          <w:p w14:paraId="31EB4E14" w14:textId="77777777" w:rsidR="00B7625C" w:rsidRPr="002D7F08" w:rsidRDefault="00B7625C" w:rsidP="00B7625C">
            <w:pPr>
              <w:jc w:val="center"/>
              <w:rPr>
                <w:b/>
                <w:bCs/>
                <w:lang w:eastAsia="es-MX"/>
              </w:rPr>
            </w:pPr>
            <w:r w:rsidRPr="002D7F08">
              <w:rPr>
                <w:b/>
                <w:bCs/>
                <w:lang w:eastAsia="es-MX"/>
              </w:rPr>
              <w:t>7</w:t>
            </w:r>
          </w:p>
        </w:tc>
      </w:tr>
      <w:tr w:rsidR="008F3093" w:rsidRPr="002D7F08" w14:paraId="25448668" w14:textId="77777777" w:rsidTr="00402148">
        <w:trPr>
          <w:trHeight w:val="315"/>
        </w:trPr>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6342B44D" w14:textId="322041FE" w:rsidR="008F3093" w:rsidRPr="002D7F08" w:rsidRDefault="008F3093" w:rsidP="008F3093">
            <w:pPr>
              <w:jc w:val="center"/>
              <w:rPr>
                <w:lang w:eastAsia="es-MX"/>
              </w:rPr>
            </w:pPr>
            <w:r w:rsidRPr="002D7F08">
              <w:rPr>
                <w:lang w:eastAsia="es-MX"/>
              </w:rPr>
              <w:t> </w:t>
            </w:r>
            <w:r>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110BE45D" w14:textId="0DA32AB6" w:rsidR="008F3093" w:rsidRPr="002D7F08" w:rsidRDefault="008F3093" w:rsidP="008F3093">
            <w:pPr>
              <w:jc w:val="center"/>
              <w:rPr>
                <w:lang w:eastAsia="es-MX"/>
              </w:rPr>
            </w:pPr>
            <w:r w:rsidRPr="00F0588D">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104476F7" w14:textId="6B85E7D1" w:rsidR="008F3093" w:rsidRPr="002D7F08" w:rsidRDefault="008F3093" w:rsidP="008F3093">
            <w:pPr>
              <w:jc w:val="center"/>
              <w:rPr>
                <w:lang w:eastAsia="es-MX"/>
              </w:rPr>
            </w:pPr>
            <w:r w:rsidRPr="00F0588D">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D949788" w14:textId="2B44D7EE" w:rsidR="008F3093" w:rsidRPr="002D7F08" w:rsidRDefault="008F3093" w:rsidP="008F3093">
            <w:pPr>
              <w:jc w:val="center"/>
              <w:rPr>
                <w:lang w:eastAsia="es-MX"/>
              </w:rPr>
            </w:pPr>
            <w:r w:rsidRPr="00F0588D">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3885FFEB" w14:textId="645FFB69" w:rsidR="008F3093" w:rsidRPr="002D7F08" w:rsidRDefault="008F3093" w:rsidP="008F3093">
            <w:pPr>
              <w:jc w:val="center"/>
              <w:rPr>
                <w:lang w:eastAsia="es-MX"/>
              </w:rPr>
            </w:pPr>
            <w:r w:rsidRPr="00F0588D">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07B7A71A" w14:textId="251B552D" w:rsidR="008F3093" w:rsidRPr="002D7F08" w:rsidRDefault="008F3093" w:rsidP="008F3093">
            <w:pPr>
              <w:jc w:val="center"/>
              <w:rPr>
                <w:lang w:eastAsia="es-MX"/>
              </w:rPr>
            </w:pPr>
            <w:r w:rsidRPr="00F0588D">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B9243EC" w14:textId="112A83F4" w:rsidR="008F3093" w:rsidRPr="002D7F08" w:rsidRDefault="008F3093" w:rsidP="008F3093">
            <w:pPr>
              <w:jc w:val="center"/>
              <w:rPr>
                <w:lang w:eastAsia="es-MX"/>
              </w:rPr>
            </w:pPr>
            <w:r w:rsidRPr="00F0588D">
              <w:rPr>
                <w:lang w:eastAsia="es-MX"/>
              </w:rPr>
              <w:t>180000</w:t>
            </w:r>
          </w:p>
        </w:tc>
      </w:tr>
      <w:tr w:rsidR="00B7625C" w:rsidRPr="002D7F08" w14:paraId="6F43B612" w14:textId="77777777" w:rsidTr="00B7625C">
        <w:trPr>
          <w:trHeight w:val="315"/>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50E51D2C" w14:textId="77777777" w:rsidR="00B7625C" w:rsidRPr="002D7F08" w:rsidRDefault="00B7625C" w:rsidP="00B7625C">
            <w:pPr>
              <w:jc w:val="center"/>
              <w:rPr>
                <w:b/>
                <w:bCs/>
                <w:lang w:eastAsia="es-MX"/>
              </w:rPr>
            </w:pPr>
            <w:r w:rsidRPr="002D7F08">
              <w:rPr>
                <w:b/>
                <w:bCs/>
                <w:lang w:eastAsia="es-MX"/>
              </w:rPr>
              <w:t>8</w:t>
            </w:r>
          </w:p>
        </w:tc>
        <w:tc>
          <w:tcPr>
            <w:tcW w:w="1200" w:type="dxa"/>
            <w:tcBorders>
              <w:top w:val="nil"/>
              <w:left w:val="nil"/>
              <w:bottom w:val="single" w:sz="8" w:space="0" w:color="auto"/>
              <w:right w:val="single" w:sz="8" w:space="0" w:color="auto"/>
            </w:tcBorders>
            <w:shd w:val="clear" w:color="000000" w:fill="808080"/>
            <w:noWrap/>
            <w:vAlign w:val="center"/>
            <w:hideMark/>
          </w:tcPr>
          <w:p w14:paraId="009CEF37" w14:textId="77777777" w:rsidR="00B7625C" w:rsidRPr="002D7F08" w:rsidRDefault="00B7625C" w:rsidP="00B7625C">
            <w:pPr>
              <w:jc w:val="center"/>
              <w:rPr>
                <w:b/>
                <w:bCs/>
                <w:lang w:eastAsia="es-MX"/>
              </w:rPr>
            </w:pPr>
            <w:r w:rsidRPr="002D7F08">
              <w:rPr>
                <w:b/>
                <w:bCs/>
                <w:lang w:eastAsia="es-MX"/>
              </w:rPr>
              <w:t>9</w:t>
            </w:r>
          </w:p>
        </w:tc>
        <w:tc>
          <w:tcPr>
            <w:tcW w:w="1200" w:type="dxa"/>
            <w:tcBorders>
              <w:top w:val="nil"/>
              <w:left w:val="nil"/>
              <w:bottom w:val="single" w:sz="8" w:space="0" w:color="auto"/>
              <w:right w:val="single" w:sz="8" w:space="0" w:color="auto"/>
            </w:tcBorders>
            <w:shd w:val="clear" w:color="000000" w:fill="808080"/>
            <w:noWrap/>
            <w:vAlign w:val="center"/>
            <w:hideMark/>
          </w:tcPr>
          <w:p w14:paraId="1F91B65F" w14:textId="77777777" w:rsidR="00B7625C" w:rsidRPr="002D7F08" w:rsidRDefault="00B7625C" w:rsidP="00B7625C">
            <w:pPr>
              <w:jc w:val="center"/>
              <w:rPr>
                <w:b/>
                <w:bCs/>
                <w:lang w:eastAsia="es-MX"/>
              </w:rPr>
            </w:pPr>
            <w:r w:rsidRPr="002D7F08">
              <w:rPr>
                <w:b/>
                <w:bCs/>
                <w:lang w:eastAsia="es-MX"/>
              </w:rPr>
              <w:t>10</w:t>
            </w:r>
          </w:p>
        </w:tc>
        <w:tc>
          <w:tcPr>
            <w:tcW w:w="1200" w:type="dxa"/>
            <w:tcBorders>
              <w:top w:val="nil"/>
              <w:left w:val="nil"/>
              <w:bottom w:val="single" w:sz="8" w:space="0" w:color="auto"/>
              <w:right w:val="single" w:sz="8" w:space="0" w:color="auto"/>
            </w:tcBorders>
            <w:shd w:val="clear" w:color="000000" w:fill="808080"/>
            <w:noWrap/>
            <w:vAlign w:val="center"/>
            <w:hideMark/>
          </w:tcPr>
          <w:p w14:paraId="340E267E" w14:textId="77777777" w:rsidR="00B7625C" w:rsidRPr="002D7F08" w:rsidRDefault="00B7625C" w:rsidP="00B7625C">
            <w:pPr>
              <w:jc w:val="center"/>
              <w:rPr>
                <w:b/>
                <w:bCs/>
                <w:lang w:eastAsia="es-MX"/>
              </w:rPr>
            </w:pPr>
            <w:r w:rsidRPr="002D7F08">
              <w:rPr>
                <w:b/>
                <w:bCs/>
                <w:lang w:eastAsia="es-MX"/>
              </w:rPr>
              <w:t>11</w:t>
            </w:r>
          </w:p>
        </w:tc>
        <w:tc>
          <w:tcPr>
            <w:tcW w:w="1200" w:type="dxa"/>
            <w:tcBorders>
              <w:top w:val="nil"/>
              <w:left w:val="nil"/>
              <w:bottom w:val="single" w:sz="8" w:space="0" w:color="auto"/>
              <w:right w:val="single" w:sz="8" w:space="0" w:color="auto"/>
            </w:tcBorders>
            <w:shd w:val="clear" w:color="000000" w:fill="808080"/>
            <w:noWrap/>
            <w:vAlign w:val="center"/>
            <w:hideMark/>
          </w:tcPr>
          <w:p w14:paraId="1DE775CC" w14:textId="77777777" w:rsidR="00B7625C" w:rsidRPr="002D7F08" w:rsidRDefault="00B7625C" w:rsidP="00B7625C">
            <w:pPr>
              <w:jc w:val="center"/>
              <w:rPr>
                <w:b/>
                <w:bCs/>
                <w:lang w:eastAsia="es-MX"/>
              </w:rPr>
            </w:pPr>
            <w:r w:rsidRPr="002D7F08">
              <w:rPr>
                <w:b/>
                <w:bCs/>
                <w:lang w:eastAsia="es-MX"/>
              </w:rPr>
              <w:t>12</w:t>
            </w:r>
          </w:p>
        </w:tc>
        <w:tc>
          <w:tcPr>
            <w:tcW w:w="1200" w:type="dxa"/>
            <w:tcBorders>
              <w:top w:val="nil"/>
              <w:left w:val="nil"/>
              <w:bottom w:val="single" w:sz="8" w:space="0" w:color="auto"/>
              <w:right w:val="single" w:sz="8" w:space="0" w:color="auto"/>
            </w:tcBorders>
            <w:shd w:val="clear" w:color="000000" w:fill="808080"/>
            <w:noWrap/>
            <w:vAlign w:val="center"/>
            <w:hideMark/>
          </w:tcPr>
          <w:p w14:paraId="539ECFEA" w14:textId="77777777" w:rsidR="00B7625C" w:rsidRPr="002D7F08" w:rsidRDefault="00B7625C" w:rsidP="00B7625C">
            <w:pPr>
              <w:jc w:val="center"/>
              <w:rPr>
                <w:b/>
                <w:bCs/>
                <w:lang w:eastAsia="es-MX"/>
              </w:rPr>
            </w:pPr>
            <w:r w:rsidRPr="002D7F08">
              <w:rPr>
                <w:b/>
                <w:bCs/>
                <w:lang w:eastAsia="es-MX"/>
              </w:rPr>
              <w:t>13</w:t>
            </w:r>
          </w:p>
        </w:tc>
        <w:tc>
          <w:tcPr>
            <w:tcW w:w="1200" w:type="dxa"/>
            <w:tcBorders>
              <w:top w:val="nil"/>
              <w:left w:val="nil"/>
              <w:bottom w:val="single" w:sz="8" w:space="0" w:color="auto"/>
              <w:right w:val="single" w:sz="8" w:space="0" w:color="auto"/>
            </w:tcBorders>
            <w:shd w:val="clear" w:color="000000" w:fill="808080"/>
            <w:noWrap/>
            <w:vAlign w:val="center"/>
            <w:hideMark/>
          </w:tcPr>
          <w:p w14:paraId="0E9B1A11" w14:textId="77777777" w:rsidR="00B7625C" w:rsidRPr="002D7F08" w:rsidRDefault="00B7625C" w:rsidP="00B7625C">
            <w:pPr>
              <w:jc w:val="center"/>
              <w:rPr>
                <w:b/>
                <w:bCs/>
                <w:lang w:eastAsia="es-MX"/>
              </w:rPr>
            </w:pPr>
            <w:r w:rsidRPr="002D7F08">
              <w:rPr>
                <w:b/>
                <w:bCs/>
                <w:lang w:eastAsia="es-MX"/>
              </w:rPr>
              <w:t>14</w:t>
            </w:r>
          </w:p>
        </w:tc>
      </w:tr>
      <w:tr w:rsidR="008F3093" w:rsidRPr="002D7F08" w14:paraId="1A11FC8D" w14:textId="77777777" w:rsidTr="00402148">
        <w:trPr>
          <w:trHeight w:val="315"/>
        </w:trPr>
        <w:tc>
          <w:tcPr>
            <w:tcW w:w="1200" w:type="dxa"/>
            <w:tcBorders>
              <w:top w:val="nil"/>
              <w:left w:val="single" w:sz="8" w:space="0" w:color="auto"/>
              <w:bottom w:val="single" w:sz="8" w:space="0" w:color="auto"/>
              <w:right w:val="single" w:sz="8" w:space="0" w:color="auto"/>
            </w:tcBorders>
            <w:shd w:val="clear" w:color="auto" w:fill="auto"/>
            <w:noWrap/>
            <w:hideMark/>
          </w:tcPr>
          <w:p w14:paraId="13ACBDB6" w14:textId="588BB6BE" w:rsidR="008F3093" w:rsidRPr="002D7F08" w:rsidRDefault="008F3093" w:rsidP="008F3093">
            <w:pPr>
              <w:jc w:val="center"/>
              <w:rPr>
                <w:lang w:eastAsia="es-MX"/>
              </w:rPr>
            </w:pPr>
            <w:r w:rsidRPr="004B1133">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64F6BB9E" w14:textId="12E50382" w:rsidR="008F3093" w:rsidRPr="002D7F08" w:rsidRDefault="008F3093" w:rsidP="008F3093">
            <w:pPr>
              <w:jc w:val="center"/>
              <w:rPr>
                <w:lang w:eastAsia="es-MX"/>
              </w:rPr>
            </w:pPr>
            <w:r w:rsidRPr="004B1133">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688887B2" w14:textId="64BE1B87" w:rsidR="008F3093" w:rsidRPr="002D7F08" w:rsidRDefault="008F3093" w:rsidP="008F3093">
            <w:pPr>
              <w:jc w:val="center"/>
              <w:rPr>
                <w:lang w:eastAsia="es-MX"/>
              </w:rPr>
            </w:pPr>
            <w:r w:rsidRPr="004B1133">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58CA95B3" w14:textId="78881952" w:rsidR="008F3093" w:rsidRPr="002D7F08" w:rsidRDefault="008F3093" w:rsidP="008F3093">
            <w:pPr>
              <w:jc w:val="center"/>
              <w:rPr>
                <w:lang w:eastAsia="es-MX"/>
              </w:rPr>
            </w:pPr>
            <w:r w:rsidRPr="004B1133">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6EDDCC4A" w14:textId="778093EA" w:rsidR="008F3093" w:rsidRPr="002D7F08" w:rsidRDefault="008F3093" w:rsidP="008F3093">
            <w:pPr>
              <w:jc w:val="center"/>
              <w:rPr>
                <w:lang w:eastAsia="es-MX"/>
              </w:rPr>
            </w:pPr>
            <w:r w:rsidRPr="004B1133">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4DF33209" w14:textId="0BD91DF3" w:rsidR="008F3093" w:rsidRPr="002D7F08" w:rsidRDefault="008F3093" w:rsidP="008F3093">
            <w:pPr>
              <w:jc w:val="center"/>
              <w:rPr>
                <w:lang w:eastAsia="es-MX"/>
              </w:rPr>
            </w:pPr>
            <w:r w:rsidRPr="004B1133">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05D3668E" w14:textId="03C80DEA" w:rsidR="008F3093" w:rsidRPr="002D7F08" w:rsidRDefault="008F3093" w:rsidP="008F3093">
            <w:pPr>
              <w:jc w:val="center"/>
              <w:rPr>
                <w:lang w:eastAsia="es-MX"/>
              </w:rPr>
            </w:pPr>
            <w:r w:rsidRPr="004B1133">
              <w:rPr>
                <w:lang w:eastAsia="es-MX"/>
              </w:rPr>
              <w:t>180000</w:t>
            </w:r>
          </w:p>
        </w:tc>
      </w:tr>
      <w:tr w:rsidR="00B7625C" w:rsidRPr="002D7F08" w14:paraId="58C5851A" w14:textId="77777777" w:rsidTr="00B7625C">
        <w:trPr>
          <w:trHeight w:val="315"/>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3F127215" w14:textId="77777777" w:rsidR="00B7625C" w:rsidRPr="002D7F08" w:rsidRDefault="00B7625C" w:rsidP="00B7625C">
            <w:pPr>
              <w:jc w:val="center"/>
              <w:rPr>
                <w:b/>
                <w:bCs/>
                <w:lang w:eastAsia="es-MX"/>
              </w:rPr>
            </w:pPr>
            <w:r w:rsidRPr="002D7F08">
              <w:rPr>
                <w:b/>
                <w:bCs/>
                <w:lang w:eastAsia="es-MX"/>
              </w:rPr>
              <w:t>15</w:t>
            </w:r>
          </w:p>
        </w:tc>
        <w:tc>
          <w:tcPr>
            <w:tcW w:w="1200" w:type="dxa"/>
            <w:tcBorders>
              <w:top w:val="nil"/>
              <w:left w:val="nil"/>
              <w:bottom w:val="single" w:sz="8" w:space="0" w:color="auto"/>
              <w:right w:val="single" w:sz="8" w:space="0" w:color="auto"/>
            </w:tcBorders>
            <w:shd w:val="clear" w:color="000000" w:fill="808080"/>
            <w:noWrap/>
            <w:vAlign w:val="center"/>
            <w:hideMark/>
          </w:tcPr>
          <w:p w14:paraId="41AF66B2" w14:textId="77777777" w:rsidR="00B7625C" w:rsidRPr="002D7F08" w:rsidRDefault="00B7625C" w:rsidP="00B7625C">
            <w:pPr>
              <w:jc w:val="center"/>
              <w:rPr>
                <w:b/>
                <w:bCs/>
                <w:lang w:eastAsia="es-MX"/>
              </w:rPr>
            </w:pPr>
            <w:r w:rsidRPr="002D7F08">
              <w:rPr>
                <w:b/>
                <w:bCs/>
                <w:lang w:eastAsia="es-MX"/>
              </w:rPr>
              <w:t>16</w:t>
            </w:r>
          </w:p>
        </w:tc>
        <w:tc>
          <w:tcPr>
            <w:tcW w:w="1200" w:type="dxa"/>
            <w:tcBorders>
              <w:top w:val="nil"/>
              <w:left w:val="nil"/>
              <w:bottom w:val="single" w:sz="8" w:space="0" w:color="auto"/>
              <w:right w:val="single" w:sz="8" w:space="0" w:color="auto"/>
            </w:tcBorders>
            <w:shd w:val="clear" w:color="000000" w:fill="808080"/>
            <w:noWrap/>
            <w:vAlign w:val="center"/>
            <w:hideMark/>
          </w:tcPr>
          <w:p w14:paraId="0103970E" w14:textId="77777777" w:rsidR="00B7625C" w:rsidRPr="002D7F08" w:rsidRDefault="00B7625C" w:rsidP="00B7625C">
            <w:pPr>
              <w:jc w:val="center"/>
              <w:rPr>
                <w:b/>
                <w:bCs/>
                <w:lang w:eastAsia="es-MX"/>
              </w:rPr>
            </w:pPr>
            <w:r w:rsidRPr="002D7F08">
              <w:rPr>
                <w:b/>
                <w:bCs/>
                <w:lang w:eastAsia="es-MX"/>
              </w:rPr>
              <w:t>17</w:t>
            </w:r>
          </w:p>
        </w:tc>
        <w:tc>
          <w:tcPr>
            <w:tcW w:w="1200" w:type="dxa"/>
            <w:tcBorders>
              <w:top w:val="nil"/>
              <w:left w:val="nil"/>
              <w:bottom w:val="single" w:sz="8" w:space="0" w:color="auto"/>
              <w:right w:val="single" w:sz="8" w:space="0" w:color="auto"/>
            </w:tcBorders>
            <w:shd w:val="clear" w:color="000000" w:fill="808080"/>
            <w:noWrap/>
            <w:vAlign w:val="center"/>
            <w:hideMark/>
          </w:tcPr>
          <w:p w14:paraId="01C6A624" w14:textId="77777777" w:rsidR="00B7625C" w:rsidRPr="002D7F08" w:rsidRDefault="00B7625C" w:rsidP="00B7625C">
            <w:pPr>
              <w:jc w:val="center"/>
              <w:rPr>
                <w:b/>
                <w:bCs/>
                <w:lang w:eastAsia="es-MX"/>
              </w:rPr>
            </w:pPr>
            <w:r w:rsidRPr="002D7F08">
              <w:rPr>
                <w:b/>
                <w:bCs/>
                <w:lang w:eastAsia="es-MX"/>
              </w:rPr>
              <w:t>18</w:t>
            </w:r>
          </w:p>
        </w:tc>
        <w:tc>
          <w:tcPr>
            <w:tcW w:w="1200" w:type="dxa"/>
            <w:tcBorders>
              <w:top w:val="nil"/>
              <w:left w:val="nil"/>
              <w:bottom w:val="single" w:sz="8" w:space="0" w:color="auto"/>
              <w:right w:val="single" w:sz="8" w:space="0" w:color="auto"/>
            </w:tcBorders>
            <w:shd w:val="clear" w:color="000000" w:fill="808080"/>
            <w:noWrap/>
            <w:vAlign w:val="center"/>
            <w:hideMark/>
          </w:tcPr>
          <w:p w14:paraId="3CE07371" w14:textId="77777777" w:rsidR="00B7625C" w:rsidRPr="002D7F08" w:rsidRDefault="00B7625C" w:rsidP="00B7625C">
            <w:pPr>
              <w:jc w:val="center"/>
              <w:rPr>
                <w:b/>
                <w:bCs/>
                <w:lang w:eastAsia="es-MX"/>
              </w:rPr>
            </w:pPr>
            <w:r w:rsidRPr="002D7F08">
              <w:rPr>
                <w:b/>
                <w:bCs/>
                <w:lang w:eastAsia="es-MX"/>
              </w:rPr>
              <w:t>19</w:t>
            </w:r>
          </w:p>
        </w:tc>
        <w:tc>
          <w:tcPr>
            <w:tcW w:w="1200" w:type="dxa"/>
            <w:tcBorders>
              <w:top w:val="nil"/>
              <w:left w:val="nil"/>
              <w:bottom w:val="single" w:sz="8" w:space="0" w:color="auto"/>
              <w:right w:val="single" w:sz="8" w:space="0" w:color="auto"/>
            </w:tcBorders>
            <w:shd w:val="clear" w:color="000000" w:fill="808080"/>
            <w:noWrap/>
            <w:vAlign w:val="center"/>
            <w:hideMark/>
          </w:tcPr>
          <w:p w14:paraId="09B99C84" w14:textId="77777777" w:rsidR="00B7625C" w:rsidRPr="002D7F08" w:rsidRDefault="00B7625C" w:rsidP="00B7625C">
            <w:pPr>
              <w:jc w:val="center"/>
              <w:rPr>
                <w:b/>
                <w:bCs/>
                <w:lang w:eastAsia="es-MX"/>
              </w:rPr>
            </w:pPr>
            <w:r w:rsidRPr="002D7F08">
              <w:rPr>
                <w:b/>
                <w:bCs/>
                <w:lang w:eastAsia="es-MX"/>
              </w:rPr>
              <w:t>20</w:t>
            </w:r>
          </w:p>
        </w:tc>
        <w:tc>
          <w:tcPr>
            <w:tcW w:w="1200" w:type="dxa"/>
            <w:tcBorders>
              <w:top w:val="nil"/>
              <w:left w:val="nil"/>
              <w:bottom w:val="single" w:sz="8" w:space="0" w:color="auto"/>
              <w:right w:val="single" w:sz="8" w:space="0" w:color="auto"/>
            </w:tcBorders>
            <w:shd w:val="clear" w:color="000000" w:fill="808080"/>
            <w:noWrap/>
            <w:vAlign w:val="center"/>
            <w:hideMark/>
          </w:tcPr>
          <w:p w14:paraId="30B632BF" w14:textId="77777777" w:rsidR="00B7625C" w:rsidRPr="002D7F08" w:rsidRDefault="00B7625C" w:rsidP="00B7625C">
            <w:pPr>
              <w:jc w:val="center"/>
              <w:rPr>
                <w:b/>
                <w:bCs/>
                <w:lang w:eastAsia="es-MX"/>
              </w:rPr>
            </w:pPr>
            <w:r w:rsidRPr="002D7F08">
              <w:rPr>
                <w:b/>
                <w:bCs/>
                <w:lang w:eastAsia="es-MX"/>
              </w:rPr>
              <w:t>21</w:t>
            </w:r>
          </w:p>
        </w:tc>
      </w:tr>
      <w:tr w:rsidR="008F3093" w:rsidRPr="002D7F08" w14:paraId="0758812D" w14:textId="77777777" w:rsidTr="00402148">
        <w:trPr>
          <w:trHeight w:val="315"/>
        </w:trPr>
        <w:tc>
          <w:tcPr>
            <w:tcW w:w="1200" w:type="dxa"/>
            <w:tcBorders>
              <w:top w:val="nil"/>
              <w:left w:val="single" w:sz="8" w:space="0" w:color="auto"/>
              <w:bottom w:val="single" w:sz="8" w:space="0" w:color="auto"/>
              <w:right w:val="single" w:sz="8" w:space="0" w:color="auto"/>
            </w:tcBorders>
            <w:shd w:val="clear" w:color="000000" w:fill="FFFFFF"/>
            <w:noWrap/>
            <w:hideMark/>
          </w:tcPr>
          <w:p w14:paraId="2C902DBC" w14:textId="3FE46FF6" w:rsidR="008F3093" w:rsidRPr="002D7F08" w:rsidRDefault="008F3093" w:rsidP="008F3093">
            <w:pPr>
              <w:jc w:val="center"/>
              <w:rPr>
                <w:lang w:eastAsia="es-MX"/>
              </w:rPr>
            </w:pPr>
            <w:r w:rsidRPr="00734AE5">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32373F5E" w14:textId="0040120C" w:rsidR="008F3093" w:rsidRPr="002D7F08" w:rsidRDefault="008F3093" w:rsidP="008F3093">
            <w:pPr>
              <w:jc w:val="center"/>
              <w:rPr>
                <w:lang w:eastAsia="es-MX"/>
              </w:rPr>
            </w:pPr>
            <w:r w:rsidRPr="00734AE5">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0C86CA39" w14:textId="05A3943F" w:rsidR="008F3093" w:rsidRPr="002D7F08" w:rsidRDefault="008F3093" w:rsidP="008F3093">
            <w:pPr>
              <w:jc w:val="center"/>
              <w:rPr>
                <w:lang w:eastAsia="es-MX"/>
              </w:rPr>
            </w:pPr>
            <w:r w:rsidRPr="00734AE5">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A08B4B7" w14:textId="56EC6394" w:rsidR="008F3093" w:rsidRPr="002D7F08" w:rsidRDefault="008F3093" w:rsidP="008F3093">
            <w:pPr>
              <w:jc w:val="center"/>
              <w:rPr>
                <w:lang w:eastAsia="es-MX"/>
              </w:rPr>
            </w:pPr>
            <w:r w:rsidRPr="00734AE5">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B099950" w14:textId="4F8C2475" w:rsidR="008F3093" w:rsidRPr="002D7F08" w:rsidRDefault="008F3093" w:rsidP="008F3093">
            <w:pPr>
              <w:jc w:val="center"/>
              <w:rPr>
                <w:lang w:eastAsia="es-MX"/>
              </w:rPr>
            </w:pPr>
            <w:r w:rsidRPr="00734AE5">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A4B5AD2" w14:textId="404E9400" w:rsidR="008F3093" w:rsidRPr="002D7F08" w:rsidRDefault="008F3093" w:rsidP="008F3093">
            <w:pPr>
              <w:jc w:val="center"/>
              <w:rPr>
                <w:lang w:eastAsia="es-MX"/>
              </w:rPr>
            </w:pPr>
            <w:r w:rsidRPr="00734AE5">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7E7EC14" w14:textId="45DB7D91" w:rsidR="008F3093" w:rsidRPr="002D7F08" w:rsidRDefault="008F3093" w:rsidP="008F3093">
            <w:pPr>
              <w:jc w:val="center"/>
              <w:rPr>
                <w:lang w:eastAsia="es-MX"/>
              </w:rPr>
            </w:pPr>
            <w:r w:rsidRPr="00734AE5">
              <w:rPr>
                <w:lang w:eastAsia="es-MX"/>
              </w:rPr>
              <w:t>180000</w:t>
            </w:r>
          </w:p>
        </w:tc>
      </w:tr>
      <w:tr w:rsidR="00B7625C" w:rsidRPr="002D7F08" w14:paraId="18B7DC76" w14:textId="77777777" w:rsidTr="00B7625C">
        <w:trPr>
          <w:trHeight w:val="315"/>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696060E1" w14:textId="77777777" w:rsidR="00B7625C" w:rsidRPr="002D7F08" w:rsidRDefault="00B7625C" w:rsidP="00B7625C">
            <w:pPr>
              <w:jc w:val="center"/>
              <w:rPr>
                <w:b/>
                <w:bCs/>
                <w:lang w:eastAsia="es-MX"/>
              </w:rPr>
            </w:pPr>
            <w:r w:rsidRPr="002D7F08">
              <w:rPr>
                <w:b/>
                <w:bCs/>
                <w:lang w:eastAsia="es-MX"/>
              </w:rPr>
              <w:t>22</w:t>
            </w:r>
          </w:p>
        </w:tc>
        <w:tc>
          <w:tcPr>
            <w:tcW w:w="1200" w:type="dxa"/>
            <w:tcBorders>
              <w:top w:val="nil"/>
              <w:left w:val="nil"/>
              <w:bottom w:val="single" w:sz="8" w:space="0" w:color="auto"/>
              <w:right w:val="single" w:sz="8" w:space="0" w:color="auto"/>
            </w:tcBorders>
            <w:shd w:val="clear" w:color="000000" w:fill="808080"/>
            <w:noWrap/>
            <w:vAlign w:val="center"/>
            <w:hideMark/>
          </w:tcPr>
          <w:p w14:paraId="31718728" w14:textId="77777777" w:rsidR="00B7625C" w:rsidRPr="002D7F08" w:rsidRDefault="00B7625C" w:rsidP="00B7625C">
            <w:pPr>
              <w:jc w:val="center"/>
              <w:rPr>
                <w:b/>
                <w:bCs/>
                <w:lang w:eastAsia="es-MX"/>
              </w:rPr>
            </w:pPr>
            <w:r w:rsidRPr="002D7F08">
              <w:rPr>
                <w:b/>
                <w:bCs/>
                <w:lang w:eastAsia="es-MX"/>
              </w:rPr>
              <w:t>23</w:t>
            </w:r>
          </w:p>
        </w:tc>
        <w:tc>
          <w:tcPr>
            <w:tcW w:w="1200" w:type="dxa"/>
            <w:tcBorders>
              <w:top w:val="nil"/>
              <w:left w:val="nil"/>
              <w:bottom w:val="single" w:sz="8" w:space="0" w:color="auto"/>
              <w:right w:val="single" w:sz="8" w:space="0" w:color="auto"/>
            </w:tcBorders>
            <w:shd w:val="clear" w:color="000000" w:fill="808080"/>
            <w:noWrap/>
            <w:vAlign w:val="center"/>
            <w:hideMark/>
          </w:tcPr>
          <w:p w14:paraId="6B5AE730" w14:textId="77777777" w:rsidR="00B7625C" w:rsidRPr="002D7F08" w:rsidRDefault="00B7625C" w:rsidP="00B7625C">
            <w:pPr>
              <w:jc w:val="center"/>
              <w:rPr>
                <w:b/>
                <w:bCs/>
                <w:lang w:eastAsia="es-MX"/>
              </w:rPr>
            </w:pPr>
            <w:r w:rsidRPr="002D7F08">
              <w:rPr>
                <w:b/>
                <w:bCs/>
                <w:lang w:eastAsia="es-MX"/>
              </w:rPr>
              <w:t>24</w:t>
            </w:r>
          </w:p>
        </w:tc>
        <w:tc>
          <w:tcPr>
            <w:tcW w:w="1200" w:type="dxa"/>
            <w:tcBorders>
              <w:top w:val="nil"/>
              <w:left w:val="nil"/>
              <w:bottom w:val="single" w:sz="8" w:space="0" w:color="auto"/>
              <w:right w:val="single" w:sz="8" w:space="0" w:color="auto"/>
            </w:tcBorders>
            <w:shd w:val="clear" w:color="000000" w:fill="808080"/>
            <w:noWrap/>
            <w:vAlign w:val="center"/>
            <w:hideMark/>
          </w:tcPr>
          <w:p w14:paraId="19641E97" w14:textId="77777777" w:rsidR="00B7625C" w:rsidRPr="002D7F08" w:rsidRDefault="00B7625C" w:rsidP="00B7625C">
            <w:pPr>
              <w:jc w:val="center"/>
              <w:rPr>
                <w:b/>
                <w:bCs/>
                <w:lang w:eastAsia="es-MX"/>
              </w:rPr>
            </w:pPr>
            <w:r w:rsidRPr="002D7F08">
              <w:rPr>
                <w:b/>
                <w:bCs/>
                <w:lang w:eastAsia="es-MX"/>
              </w:rPr>
              <w:t>25</w:t>
            </w:r>
          </w:p>
        </w:tc>
        <w:tc>
          <w:tcPr>
            <w:tcW w:w="1200" w:type="dxa"/>
            <w:tcBorders>
              <w:top w:val="nil"/>
              <w:left w:val="nil"/>
              <w:bottom w:val="single" w:sz="8" w:space="0" w:color="auto"/>
              <w:right w:val="single" w:sz="8" w:space="0" w:color="auto"/>
            </w:tcBorders>
            <w:shd w:val="clear" w:color="000000" w:fill="808080"/>
            <w:noWrap/>
            <w:vAlign w:val="center"/>
            <w:hideMark/>
          </w:tcPr>
          <w:p w14:paraId="30F64DF7" w14:textId="77777777" w:rsidR="00B7625C" w:rsidRPr="002D7F08" w:rsidRDefault="00B7625C" w:rsidP="00B7625C">
            <w:pPr>
              <w:jc w:val="center"/>
              <w:rPr>
                <w:b/>
                <w:bCs/>
                <w:lang w:eastAsia="es-MX"/>
              </w:rPr>
            </w:pPr>
            <w:r w:rsidRPr="002D7F08">
              <w:rPr>
                <w:b/>
                <w:bCs/>
                <w:lang w:eastAsia="es-MX"/>
              </w:rPr>
              <w:t>26</w:t>
            </w:r>
          </w:p>
        </w:tc>
        <w:tc>
          <w:tcPr>
            <w:tcW w:w="1200" w:type="dxa"/>
            <w:tcBorders>
              <w:top w:val="nil"/>
              <w:left w:val="nil"/>
              <w:bottom w:val="single" w:sz="8" w:space="0" w:color="auto"/>
              <w:right w:val="single" w:sz="8" w:space="0" w:color="auto"/>
            </w:tcBorders>
            <w:shd w:val="clear" w:color="000000" w:fill="808080"/>
            <w:noWrap/>
            <w:vAlign w:val="center"/>
            <w:hideMark/>
          </w:tcPr>
          <w:p w14:paraId="7419BEAA" w14:textId="77777777" w:rsidR="00B7625C" w:rsidRPr="002D7F08" w:rsidRDefault="00B7625C" w:rsidP="00B7625C">
            <w:pPr>
              <w:jc w:val="center"/>
              <w:rPr>
                <w:b/>
                <w:bCs/>
                <w:lang w:eastAsia="es-MX"/>
              </w:rPr>
            </w:pPr>
            <w:r w:rsidRPr="002D7F08">
              <w:rPr>
                <w:b/>
                <w:bCs/>
                <w:lang w:eastAsia="es-MX"/>
              </w:rPr>
              <w:t>27</w:t>
            </w:r>
          </w:p>
        </w:tc>
        <w:tc>
          <w:tcPr>
            <w:tcW w:w="1200" w:type="dxa"/>
            <w:tcBorders>
              <w:top w:val="nil"/>
              <w:left w:val="nil"/>
              <w:bottom w:val="single" w:sz="8" w:space="0" w:color="auto"/>
              <w:right w:val="single" w:sz="8" w:space="0" w:color="auto"/>
            </w:tcBorders>
            <w:shd w:val="clear" w:color="000000" w:fill="808080"/>
            <w:noWrap/>
            <w:vAlign w:val="center"/>
            <w:hideMark/>
          </w:tcPr>
          <w:p w14:paraId="1AB479F8" w14:textId="77777777" w:rsidR="00B7625C" w:rsidRPr="002D7F08" w:rsidRDefault="00B7625C" w:rsidP="00B7625C">
            <w:pPr>
              <w:jc w:val="center"/>
              <w:rPr>
                <w:b/>
                <w:bCs/>
                <w:lang w:eastAsia="es-MX"/>
              </w:rPr>
            </w:pPr>
            <w:r w:rsidRPr="002D7F08">
              <w:rPr>
                <w:b/>
                <w:bCs/>
                <w:lang w:eastAsia="es-MX"/>
              </w:rPr>
              <w:t>28</w:t>
            </w:r>
          </w:p>
        </w:tc>
      </w:tr>
      <w:tr w:rsidR="008F3093" w:rsidRPr="002D7F08" w14:paraId="6286B356" w14:textId="77777777" w:rsidTr="00402148">
        <w:trPr>
          <w:trHeight w:val="315"/>
        </w:trPr>
        <w:tc>
          <w:tcPr>
            <w:tcW w:w="1200" w:type="dxa"/>
            <w:tcBorders>
              <w:top w:val="nil"/>
              <w:left w:val="single" w:sz="8" w:space="0" w:color="auto"/>
              <w:bottom w:val="single" w:sz="8" w:space="0" w:color="auto"/>
              <w:right w:val="single" w:sz="8" w:space="0" w:color="auto"/>
            </w:tcBorders>
            <w:shd w:val="clear" w:color="auto" w:fill="auto"/>
            <w:noWrap/>
            <w:hideMark/>
          </w:tcPr>
          <w:p w14:paraId="60916BA3" w14:textId="203C7EFC" w:rsidR="008F3093" w:rsidRPr="002D7F08" w:rsidRDefault="008F3093" w:rsidP="008F3093">
            <w:pPr>
              <w:jc w:val="center"/>
              <w:rPr>
                <w:lang w:eastAsia="es-MX"/>
              </w:rPr>
            </w:pPr>
            <w:r w:rsidRPr="005064CC">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45DB4513" w14:textId="77328296" w:rsidR="008F3093" w:rsidRPr="002D7F08" w:rsidRDefault="008F3093" w:rsidP="008F3093">
            <w:pPr>
              <w:jc w:val="center"/>
              <w:rPr>
                <w:lang w:eastAsia="es-MX"/>
              </w:rPr>
            </w:pPr>
            <w:r w:rsidRPr="005064CC">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07F5C338" w14:textId="18EE6C3E" w:rsidR="008F3093" w:rsidRPr="002D7F08" w:rsidRDefault="008F3093" w:rsidP="008F3093">
            <w:pPr>
              <w:jc w:val="center"/>
              <w:rPr>
                <w:lang w:eastAsia="es-MX"/>
              </w:rPr>
            </w:pPr>
            <w:r w:rsidRPr="005064CC">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7A4F0299" w14:textId="64986D8E" w:rsidR="008F3093" w:rsidRPr="002D7F08" w:rsidRDefault="008F3093" w:rsidP="008F3093">
            <w:pPr>
              <w:jc w:val="center"/>
              <w:rPr>
                <w:lang w:eastAsia="es-MX"/>
              </w:rPr>
            </w:pPr>
            <w:r w:rsidRPr="005064CC">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44239DD2" w14:textId="621EF045" w:rsidR="008F3093" w:rsidRPr="002D7F08" w:rsidRDefault="008F3093" w:rsidP="008F3093">
            <w:pPr>
              <w:jc w:val="center"/>
              <w:rPr>
                <w:lang w:eastAsia="es-MX"/>
              </w:rPr>
            </w:pPr>
            <w:r w:rsidRPr="005064CC">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56A4D0B" w14:textId="5A975801" w:rsidR="008F3093" w:rsidRPr="002D7F08" w:rsidRDefault="008F3093" w:rsidP="008F3093">
            <w:pPr>
              <w:jc w:val="center"/>
              <w:rPr>
                <w:lang w:eastAsia="es-MX"/>
              </w:rPr>
            </w:pPr>
            <w:r w:rsidRPr="005064CC">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7A1A6AF8" w14:textId="64AA7141" w:rsidR="008F3093" w:rsidRPr="002D7F08" w:rsidRDefault="008F3093" w:rsidP="008F3093">
            <w:pPr>
              <w:jc w:val="center"/>
              <w:rPr>
                <w:lang w:eastAsia="es-MX"/>
              </w:rPr>
            </w:pPr>
            <w:r w:rsidRPr="005064CC">
              <w:rPr>
                <w:lang w:eastAsia="es-MX"/>
              </w:rPr>
              <w:t>180000</w:t>
            </w:r>
          </w:p>
        </w:tc>
      </w:tr>
      <w:tr w:rsidR="00B7625C" w:rsidRPr="002D7F08" w14:paraId="5F6FFA39" w14:textId="77777777" w:rsidTr="00B7625C">
        <w:trPr>
          <w:trHeight w:val="315"/>
        </w:trPr>
        <w:tc>
          <w:tcPr>
            <w:tcW w:w="1200" w:type="dxa"/>
            <w:tcBorders>
              <w:top w:val="nil"/>
              <w:left w:val="single" w:sz="8" w:space="0" w:color="auto"/>
              <w:bottom w:val="nil"/>
              <w:right w:val="single" w:sz="8" w:space="0" w:color="auto"/>
            </w:tcBorders>
            <w:shd w:val="clear" w:color="000000" w:fill="808080"/>
            <w:noWrap/>
            <w:vAlign w:val="center"/>
            <w:hideMark/>
          </w:tcPr>
          <w:p w14:paraId="649AE533" w14:textId="77777777" w:rsidR="00B7625C" w:rsidRPr="002D7F08" w:rsidRDefault="00B7625C" w:rsidP="00B7625C">
            <w:pPr>
              <w:jc w:val="center"/>
              <w:rPr>
                <w:b/>
                <w:bCs/>
                <w:lang w:eastAsia="es-MX"/>
              </w:rPr>
            </w:pPr>
            <w:r w:rsidRPr="002D7F08">
              <w:rPr>
                <w:b/>
                <w:bCs/>
                <w:lang w:eastAsia="es-MX"/>
              </w:rPr>
              <w:t>29</w:t>
            </w:r>
          </w:p>
        </w:tc>
        <w:tc>
          <w:tcPr>
            <w:tcW w:w="1200" w:type="dxa"/>
            <w:tcBorders>
              <w:top w:val="nil"/>
              <w:left w:val="nil"/>
              <w:bottom w:val="nil"/>
              <w:right w:val="single" w:sz="8" w:space="0" w:color="auto"/>
            </w:tcBorders>
            <w:shd w:val="clear" w:color="000000" w:fill="808080"/>
            <w:noWrap/>
            <w:vAlign w:val="center"/>
            <w:hideMark/>
          </w:tcPr>
          <w:p w14:paraId="2557B224" w14:textId="77777777" w:rsidR="00B7625C" w:rsidRPr="002D7F08" w:rsidRDefault="00B7625C" w:rsidP="00B7625C">
            <w:pPr>
              <w:jc w:val="center"/>
              <w:rPr>
                <w:b/>
                <w:bCs/>
                <w:lang w:eastAsia="es-MX"/>
              </w:rPr>
            </w:pPr>
            <w:r w:rsidRPr="002D7F08">
              <w:rPr>
                <w:b/>
                <w:bCs/>
                <w:lang w:eastAsia="es-MX"/>
              </w:rPr>
              <w:t>30</w:t>
            </w:r>
          </w:p>
        </w:tc>
        <w:tc>
          <w:tcPr>
            <w:tcW w:w="1200" w:type="dxa"/>
            <w:tcBorders>
              <w:top w:val="nil"/>
              <w:left w:val="nil"/>
              <w:bottom w:val="nil"/>
              <w:right w:val="single" w:sz="8" w:space="0" w:color="auto"/>
            </w:tcBorders>
            <w:shd w:val="clear" w:color="000000" w:fill="808080"/>
            <w:noWrap/>
            <w:vAlign w:val="center"/>
            <w:hideMark/>
          </w:tcPr>
          <w:p w14:paraId="3059D609" w14:textId="77777777" w:rsidR="00B7625C" w:rsidRPr="002D7F08" w:rsidRDefault="00B7625C" w:rsidP="00B7625C">
            <w:pPr>
              <w:jc w:val="center"/>
              <w:rPr>
                <w:b/>
                <w:bCs/>
                <w:lang w:eastAsia="es-MX"/>
              </w:rPr>
            </w:pPr>
            <w:r w:rsidRPr="002D7F08">
              <w:rPr>
                <w:b/>
                <w:bCs/>
                <w:lang w:eastAsia="es-MX"/>
              </w:rPr>
              <w:t>31</w:t>
            </w:r>
          </w:p>
        </w:tc>
        <w:tc>
          <w:tcPr>
            <w:tcW w:w="1200" w:type="dxa"/>
            <w:tcBorders>
              <w:top w:val="nil"/>
              <w:left w:val="nil"/>
              <w:bottom w:val="nil"/>
              <w:right w:val="nil"/>
            </w:tcBorders>
            <w:shd w:val="clear" w:color="auto" w:fill="auto"/>
            <w:noWrap/>
            <w:vAlign w:val="center"/>
            <w:hideMark/>
          </w:tcPr>
          <w:p w14:paraId="0174F1A3" w14:textId="77777777" w:rsidR="00B7625C" w:rsidRPr="002D7F08" w:rsidRDefault="00B7625C" w:rsidP="00B7625C">
            <w:pPr>
              <w:rPr>
                <w:lang w:eastAsia="es-MX"/>
              </w:rPr>
            </w:pPr>
          </w:p>
        </w:tc>
        <w:tc>
          <w:tcPr>
            <w:tcW w:w="1200" w:type="dxa"/>
            <w:tcBorders>
              <w:top w:val="nil"/>
              <w:left w:val="nil"/>
              <w:bottom w:val="nil"/>
              <w:right w:val="nil"/>
            </w:tcBorders>
            <w:shd w:val="clear" w:color="auto" w:fill="auto"/>
            <w:noWrap/>
            <w:vAlign w:val="center"/>
            <w:hideMark/>
          </w:tcPr>
          <w:p w14:paraId="7E66AFEF" w14:textId="77777777" w:rsidR="00B7625C" w:rsidRPr="002D7F08" w:rsidRDefault="00B7625C" w:rsidP="00B7625C">
            <w:pPr>
              <w:rPr>
                <w:lang w:eastAsia="es-MX"/>
              </w:rPr>
            </w:pPr>
          </w:p>
        </w:tc>
        <w:tc>
          <w:tcPr>
            <w:tcW w:w="1200" w:type="dxa"/>
            <w:tcBorders>
              <w:top w:val="nil"/>
              <w:left w:val="nil"/>
              <w:bottom w:val="nil"/>
              <w:right w:val="nil"/>
            </w:tcBorders>
            <w:shd w:val="clear" w:color="auto" w:fill="auto"/>
            <w:noWrap/>
            <w:vAlign w:val="center"/>
            <w:hideMark/>
          </w:tcPr>
          <w:p w14:paraId="44786D18" w14:textId="77777777" w:rsidR="00B7625C" w:rsidRPr="002D7F08" w:rsidRDefault="00B7625C" w:rsidP="00B7625C">
            <w:pPr>
              <w:rPr>
                <w:lang w:eastAsia="es-MX"/>
              </w:rPr>
            </w:pPr>
          </w:p>
        </w:tc>
        <w:tc>
          <w:tcPr>
            <w:tcW w:w="1200" w:type="dxa"/>
            <w:tcBorders>
              <w:top w:val="nil"/>
              <w:left w:val="nil"/>
              <w:bottom w:val="nil"/>
              <w:right w:val="nil"/>
            </w:tcBorders>
            <w:shd w:val="clear" w:color="auto" w:fill="auto"/>
            <w:noWrap/>
            <w:vAlign w:val="center"/>
            <w:hideMark/>
          </w:tcPr>
          <w:p w14:paraId="5AFE0E1B" w14:textId="77777777" w:rsidR="00B7625C" w:rsidRPr="002D7F08" w:rsidRDefault="00B7625C" w:rsidP="00B7625C">
            <w:pPr>
              <w:rPr>
                <w:lang w:eastAsia="es-MX"/>
              </w:rPr>
            </w:pPr>
          </w:p>
        </w:tc>
      </w:tr>
      <w:tr w:rsidR="008F3093" w:rsidRPr="002D7F08" w14:paraId="25E3738E" w14:textId="77777777" w:rsidTr="00402148">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hideMark/>
          </w:tcPr>
          <w:p w14:paraId="65DF436F" w14:textId="1F0A61B6" w:rsidR="008F3093" w:rsidRPr="002D7F08" w:rsidRDefault="008F3093" w:rsidP="008F3093">
            <w:pPr>
              <w:jc w:val="center"/>
              <w:rPr>
                <w:lang w:eastAsia="es-MX"/>
              </w:rPr>
            </w:pPr>
            <w:r w:rsidRPr="000E0C8A">
              <w:rPr>
                <w:lang w:eastAsia="es-MX"/>
              </w:rPr>
              <w:t>180000</w:t>
            </w:r>
          </w:p>
        </w:tc>
        <w:tc>
          <w:tcPr>
            <w:tcW w:w="1200" w:type="dxa"/>
            <w:tcBorders>
              <w:top w:val="single" w:sz="8" w:space="0" w:color="auto"/>
              <w:left w:val="nil"/>
              <w:bottom w:val="single" w:sz="8" w:space="0" w:color="auto"/>
              <w:right w:val="single" w:sz="8" w:space="0" w:color="auto"/>
            </w:tcBorders>
            <w:shd w:val="clear" w:color="auto" w:fill="auto"/>
            <w:noWrap/>
            <w:hideMark/>
          </w:tcPr>
          <w:p w14:paraId="412AD44A" w14:textId="53058CFD" w:rsidR="008F3093" w:rsidRPr="002D7F08" w:rsidRDefault="008F3093" w:rsidP="008F3093">
            <w:pPr>
              <w:jc w:val="center"/>
              <w:rPr>
                <w:lang w:eastAsia="es-MX"/>
              </w:rPr>
            </w:pPr>
            <w:r w:rsidRPr="000E0C8A">
              <w:rPr>
                <w:lang w:eastAsia="es-MX"/>
              </w:rPr>
              <w:t>180000</w:t>
            </w:r>
          </w:p>
        </w:tc>
        <w:tc>
          <w:tcPr>
            <w:tcW w:w="1200" w:type="dxa"/>
            <w:tcBorders>
              <w:top w:val="single" w:sz="8" w:space="0" w:color="auto"/>
              <w:left w:val="nil"/>
              <w:bottom w:val="single" w:sz="8" w:space="0" w:color="auto"/>
              <w:right w:val="single" w:sz="8" w:space="0" w:color="auto"/>
            </w:tcBorders>
            <w:shd w:val="clear" w:color="auto" w:fill="auto"/>
            <w:noWrap/>
            <w:hideMark/>
          </w:tcPr>
          <w:p w14:paraId="231EE1FE" w14:textId="42574E02" w:rsidR="008F3093" w:rsidRPr="002D7F08" w:rsidRDefault="008F3093" w:rsidP="008F3093">
            <w:pPr>
              <w:jc w:val="center"/>
              <w:rPr>
                <w:lang w:eastAsia="es-MX"/>
              </w:rPr>
            </w:pPr>
            <w:r w:rsidRPr="000E0C8A">
              <w:rPr>
                <w:lang w:eastAsia="es-MX"/>
              </w:rPr>
              <w:t>180000</w:t>
            </w:r>
          </w:p>
        </w:tc>
        <w:tc>
          <w:tcPr>
            <w:tcW w:w="1200" w:type="dxa"/>
            <w:tcBorders>
              <w:top w:val="nil"/>
              <w:left w:val="nil"/>
              <w:bottom w:val="nil"/>
              <w:right w:val="nil"/>
            </w:tcBorders>
            <w:shd w:val="clear" w:color="auto" w:fill="auto"/>
            <w:noWrap/>
            <w:vAlign w:val="bottom"/>
            <w:hideMark/>
          </w:tcPr>
          <w:p w14:paraId="72D08F35" w14:textId="77777777" w:rsidR="008F3093" w:rsidRPr="002D7F08" w:rsidRDefault="008F3093" w:rsidP="008F3093">
            <w:pPr>
              <w:rPr>
                <w:lang w:eastAsia="es-MX"/>
              </w:rPr>
            </w:pPr>
          </w:p>
        </w:tc>
        <w:tc>
          <w:tcPr>
            <w:tcW w:w="1200" w:type="dxa"/>
            <w:tcBorders>
              <w:top w:val="nil"/>
              <w:left w:val="nil"/>
              <w:bottom w:val="nil"/>
              <w:right w:val="nil"/>
            </w:tcBorders>
            <w:shd w:val="clear" w:color="auto" w:fill="auto"/>
            <w:noWrap/>
            <w:vAlign w:val="bottom"/>
            <w:hideMark/>
          </w:tcPr>
          <w:p w14:paraId="4612DE76" w14:textId="77777777" w:rsidR="008F3093" w:rsidRPr="002D7F08" w:rsidRDefault="008F3093" w:rsidP="008F3093">
            <w:pPr>
              <w:rPr>
                <w:lang w:eastAsia="es-MX"/>
              </w:rPr>
            </w:pPr>
          </w:p>
        </w:tc>
        <w:tc>
          <w:tcPr>
            <w:tcW w:w="1200" w:type="dxa"/>
            <w:tcBorders>
              <w:top w:val="nil"/>
              <w:left w:val="nil"/>
              <w:bottom w:val="nil"/>
              <w:right w:val="nil"/>
            </w:tcBorders>
            <w:shd w:val="clear" w:color="auto" w:fill="auto"/>
            <w:noWrap/>
            <w:vAlign w:val="bottom"/>
            <w:hideMark/>
          </w:tcPr>
          <w:p w14:paraId="5CED3898" w14:textId="77777777" w:rsidR="008F3093" w:rsidRPr="002D7F08" w:rsidRDefault="008F3093" w:rsidP="008F3093">
            <w:pPr>
              <w:rPr>
                <w:lang w:eastAsia="es-MX"/>
              </w:rPr>
            </w:pPr>
          </w:p>
        </w:tc>
        <w:tc>
          <w:tcPr>
            <w:tcW w:w="1200" w:type="dxa"/>
            <w:tcBorders>
              <w:top w:val="nil"/>
              <w:left w:val="nil"/>
              <w:bottom w:val="nil"/>
              <w:right w:val="nil"/>
            </w:tcBorders>
            <w:shd w:val="clear" w:color="auto" w:fill="auto"/>
            <w:noWrap/>
            <w:vAlign w:val="bottom"/>
            <w:hideMark/>
          </w:tcPr>
          <w:p w14:paraId="13A1165C" w14:textId="77777777" w:rsidR="008F3093" w:rsidRPr="002D7F08" w:rsidRDefault="008F3093" w:rsidP="008F3093">
            <w:pPr>
              <w:rPr>
                <w:lang w:eastAsia="es-MX"/>
              </w:rPr>
            </w:pPr>
          </w:p>
        </w:tc>
      </w:tr>
    </w:tbl>
    <w:p w14:paraId="21D4E7E7" w14:textId="77777777" w:rsidR="002963E5" w:rsidRPr="002D7F08" w:rsidRDefault="002963E5" w:rsidP="00A56641">
      <w:pPr>
        <w:pStyle w:val="BodyText"/>
        <w:rPr>
          <w:rFonts w:cs="Arial"/>
          <w:i/>
          <w:color w:val="0000FF"/>
          <w:sz w:val="20"/>
        </w:rPr>
      </w:pPr>
    </w:p>
    <w:p w14:paraId="7FD1502C" w14:textId="77777777" w:rsidR="00A56641" w:rsidRPr="002D7F08" w:rsidRDefault="00A56641" w:rsidP="00DA3CFE">
      <w:pPr>
        <w:pStyle w:val="BodyText"/>
        <w:jc w:val="both"/>
        <w:rPr>
          <w:rFonts w:cs="Arial"/>
          <w:i/>
          <w:vanish/>
          <w:color w:val="0000FF"/>
          <w:sz w:val="20"/>
        </w:rPr>
      </w:pPr>
      <w:r w:rsidRPr="002D7F08">
        <w:rPr>
          <w:rFonts w:cs="Arial"/>
          <w:i/>
          <w:vanish/>
          <w:color w:val="0000FF"/>
          <w:sz w:val="20"/>
        </w:rPr>
        <w:t xml:space="preserve">Esta </w:t>
      </w:r>
      <w:r w:rsidR="008C3825" w:rsidRPr="002D7F08">
        <w:rPr>
          <w:rFonts w:cs="Arial"/>
          <w:i/>
          <w:vanish/>
          <w:color w:val="0000FF"/>
          <w:sz w:val="20"/>
        </w:rPr>
        <w:t>tabla se debe</w:t>
      </w:r>
      <w:r w:rsidRPr="002D7F08">
        <w:rPr>
          <w:rFonts w:cs="Arial"/>
          <w:i/>
          <w:vanish/>
          <w:color w:val="0000FF"/>
          <w:sz w:val="20"/>
        </w:rPr>
        <w:t xml:space="preserve"> incluir el tamaño en KB de la memoria del equipo que consume la mayor de las transacciones, el espacio en MB requerido para llevar a cabo dicha transacción y el espacio para logs o bitácoras expresado en MB o GB</w:t>
      </w:r>
    </w:p>
    <w:tbl>
      <w:tblPr>
        <w:tblW w:w="6240" w:type="dxa"/>
        <w:jc w:val="center"/>
        <w:tblCellMar>
          <w:left w:w="70" w:type="dxa"/>
          <w:right w:w="70" w:type="dxa"/>
        </w:tblCellMar>
        <w:tblLook w:val="04A0" w:firstRow="1" w:lastRow="0" w:firstColumn="1" w:lastColumn="0" w:noHBand="0" w:noVBand="1"/>
      </w:tblPr>
      <w:tblGrid>
        <w:gridCol w:w="2080"/>
        <w:gridCol w:w="2080"/>
        <w:gridCol w:w="2080"/>
      </w:tblGrid>
      <w:tr w:rsidR="00B7625C" w:rsidRPr="002D7F08" w14:paraId="12FE2D81" w14:textId="77777777" w:rsidTr="00B7625C">
        <w:trPr>
          <w:trHeight w:val="1500"/>
          <w:jc w:val="center"/>
        </w:trPr>
        <w:tc>
          <w:tcPr>
            <w:tcW w:w="2080" w:type="dxa"/>
            <w:tcBorders>
              <w:top w:val="single" w:sz="8" w:space="0" w:color="auto"/>
              <w:left w:val="single" w:sz="8" w:space="0" w:color="auto"/>
              <w:bottom w:val="single" w:sz="8" w:space="0" w:color="auto"/>
              <w:right w:val="single" w:sz="8" w:space="0" w:color="auto"/>
            </w:tcBorders>
            <w:shd w:val="clear" w:color="000000" w:fill="808080"/>
            <w:vAlign w:val="center"/>
            <w:hideMark/>
          </w:tcPr>
          <w:p w14:paraId="1BFD9E39" w14:textId="77777777" w:rsidR="00B7625C" w:rsidRPr="002D7F08" w:rsidRDefault="00B7625C" w:rsidP="00B7625C">
            <w:pPr>
              <w:jc w:val="center"/>
              <w:rPr>
                <w:b/>
                <w:bCs/>
                <w:lang w:eastAsia="es-MX"/>
              </w:rPr>
            </w:pPr>
            <w:r w:rsidRPr="002D7F08">
              <w:rPr>
                <w:b/>
                <w:bCs/>
                <w:lang w:eastAsia="es-MX"/>
              </w:rPr>
              <w:lastRenderedPageBreak/>
              <w:t>Memoria consumida por transacción más robusta de la solución</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6BABBC75" w14:textId="77777777" w:rsidR="00B7625C" w:rsidRPr="002D7F08" w:rsidRDefault="00B7625C" w:rsidP="00B7625C">
            <w:pPr>
              <w:jc w:val="center"/>
              <w:rPr>
                <w:b/>
                <w:bCs/>
                <w:lang w:eastAsia="es-MX"/>
              </w:rPr>
            </w:pPr>
            <w:r w:rsidRPr="002D7F08">
              <w:rPr>
                <w:b/>
                <w:bCs/>
                <w:lang w:eastAsia="es-MX"/>
              </w:rPr>
              <w:t>Espacio en disco necesario por transacción más robusta de la solución</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3669C6D8" w14:textId="77777777" w:rsidR="00B7625C" w:rsidRPr="002D7F08" w:rsidRDefault="00B7625C" w:rsidP="00B7625C">
            <w:pPr>
              <w:jc w:val="center"/>
              <w:rPr>
                <w:b/>
                <w:bCs/>
                <w:lang w:eastAsia="es-MX"/>
              </w:rPr>
            </w:pPr>
            <w:r w:rsidRPr="002D7F08">
              <w:rPr>
                <w:b/>
                <w:bCs/>
                <w:lang w:eastAsia="es-MX"/>
              </w:rPr>
              <w:t>Espacio estimado necesario para escritura de logs por mes</w:t>
            </w:r>
          </w:p>
        </w:tc>
      </w:tr>
      <w:tr w:rsidR="00B7625C" w:rsidRPr="002D7F08" w14:paraId="38EC219E" w14:textId="77777777" w:rsidTr="00B7625C">
        <w:trPr>
          <w:trHeight w:val="315"/>
          <w:jc w:val="center"/>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14:paraId="3C2469F5" w14:textId="2CCBBDDF" w:rsidR="00B7625C" w:rsidRPr="002D7F08" w:rsidRDefault="00B7625C" w:rsidP="00B7625C">
            <w:pPr>
              <w:rPr>
                <w:lang w:eastAsia="es-MX"/>
              </w:rPr>
            </w:pPr>
            <w:r w:rsidRPr="002D7F08">
              <w:rPr>
                <w:lang w:eastAsia="es-MX"/>
              </w:rPr>
              <w:t> </w:t>
            </w:r>
            <w:r w:rsidR="008F3093">
              <w:rPr>
                <w:lang w:eastAsia="es-MX"/>
              </w:rPr>
              <w:t>N/A</w:t>
            </w:r>
          </w:p>
        </w:tc>
        <w:tc>
          <w:tcPr>
            <w:tcW w:w="2080" w:type="dxa"/>
            <w:tcBorders>
              <w:top w:val="nil"/>
              <w:left w:val="nil"/>
              <w:bottom w:val="single" w:sz="8" w:space="0" w:color="auto"/>
              <w:right w:val="single" w:sz="8" w:space="0" w:color="auto"/>
            </w:tcBorders>
            <w:shd w:val="clear" w:color="auto" w:fill="auto"/>
            <w:noWrap/>
            <w:vAlign w:val="center"/>
            <w:hideMark/>
          </w:tcPr>
          <w:p w14:paraId="5C01A967" w14:textId="278D68C5" w:rsidR="00B7625C" w:rsidRPr="002D7F08" w:rsidRDefault="008F3093" w:rsidP="00B7625C">
            <w:pPr>
              <w:rPr>
                <w:lang w:eastAsia="es-MX"/>
              </w:rPr>
            </w:pPr>
            <w:r>
              <w:rPr>
                <w:lang w:eastAsia="es-MX"/>
              </w:rPr>
              <w:t>N/A</w:t>
            </w:r>
          </w:p>
        </w:tc>
        <w:tc>
          <w:tcPr>
            <w:tcW w:w="2080" w:type="dxa"/>
            <w:tcBorders>
              <w:top w:val="nil"/>
              <w:left w:val="nil"/>
              <w:bottom w:val="single" w:sz="8" w:space="0" w:color="auto"/>
              <w:right w:val="single" w:sz="8" w:space="0" w:color="auto"/>
            </w:tcBorders>
            <w:shd w:val="clear" w:color="auto" w:fill="auto"/>
            <w:noWrap/>
            <w:vAlign w:val="center"/>
            <w:hideMark/>
          </w:tcPr>
          <w:p w14:paraId="46CCC69C" w14:textId="6AFB2E28" w:rsidR="00B7625C" w:rsidRPr="002D7F08" w:rsidRDefault="008F3093" w:rsidP="00B7625C">
            <w:pPr>
              <w:rPr>
                <w:lang w:eastAsia="es-MX"/>
              </w:rPr>
            </w:pPr>
            <w:r>
              <w:rPr>
                <w:lang w:eastAsia="es-MX"/>
              </w:rPr>
              <w:t>N/A</w:t>
            </w:r>
          </w:p>
        </w:tc>
      </w:tr>
    </w:tbl>
    <w:p w14:paraId="55D28729" w14:textId="77777777" w:rsidR="000F6796" w:rsidRPr="002D7F08" w:rsidRDefault="000F6796" w:rsidP="000F6796">
      <w:pPr>
        <w:pStyle w:val="BodyText"/>
        <w:rPr>
          <w:sz w:val="20"/>
        </w:rPr>
      </w:pPr>
    </w:p>
    <w:p w14:paraId="089804CB" w14:textId="77777777" w:rsidR="00A56641" w:rsidRPr="002D7F08" w:rsidRDefault="00A56641" w:rsidP="00DA3CFE">
      <w:pPr>
        <w:pStyle w:val="BodyText"/>
        <w:jc w:val="both"/>
        <w:rPr>
          <w:rFonts w:cs="Arial"/>
          <w:i/>
          <w:vanish/>
          <w:color w:val="0000FF"/>
          <w:sz w:val="20"/>
        </w:rPr>
      </w:pPr>
      <w:r w:rsidRPr="002D7F08">
        <w:rPr>
          <w:rFonts w:cs="Arial"/>
          <w:i/>
          <w:vanish/>
          <w:color w:val="0000FF"/>
          <w:sz w:val="20"/>
        </w:rPr>
        <w:t xml:space="preserve">Si se da el caso de que </w:t>
      </w:r>
      <w:r w:rsidR="004959EE" w:rsidRPr="002D7F08">
        <w:rPr>
          <w:rFonts w:cs="Arial"/>
          <w:i/>
          <w:vanish/>
          <w:color w:val="0000FF"/>
          <w:sz w:val="20"/>
        </w:rPr>
        <w:t>el aplicativo incluya</w:t>
      </w:r>
      <w:r w:rsidRPr="002D7F08">
        <w:rPr>
          <w:rFonts w:cs="Arial"/>
          <w:i/>
          <w:vanish/>
          <w:color w:val="0000FF"/>
          <w:sz w:val="20"/>
        </w:rPr>
        <w:t xml:space="preserve"> procesos Batch o fuera de línea, incluir en esta tabla </w:t>
      </w:r>
      <w:r w:rsidR="004959EE" w:rsidRPr="002D7F08">
        <w:rPr>
          <w:rFonts w:cs="Arial"/>
          <w:i/>
          <w:vanish/>
          <w:color w:val="0000FF"/>
          <w:sz w:val="20"/>
        </w:rPr>
        <w:t>la información requerida, como los valores aproximados de necesidades de memoria y almacenamiento en disco para el aplicativo y para logs. Así como l</w:t>
      </w:r>
      <w:r w:rsidR="008C3825" w:rsidRPr="002D7F08">
        <w:rPr>
          <w:rFonts w:cs="Arial"/>
          <w:i/>
          <w:vanish/>
          <w:color w:val="0000FF"/>
          <w:sz w:val="20"/>
        </w:rPr>
        <w:t>o</w:t>
      </w:r>
      <w:r w:rsidR="004959EE" w:rsidRPr="002D7F08">
        <w:rPr>
          <w:rFonts w:cs="Arial"/>
          <w:i/>
          <w:vanish/>
          <w:color w:val="0000FF"/>
          <w:sz w:val="20"/>
        </w:rPr>
        <w:t>s horarios de ejecución de los procesos.</w:t>
      </w:r>
    </w:p>
    <w:p w14:paraId="4AFC8B81" w14:textId="77777777" w:rsidR="000F6796" w:rsidRPr="002D7F08" w:rsidRDefault="000F6796" w:rsidP="00DA3CFE">
      <w:pPr>
        <w:pStyle w:val="BodyText"/>
        <w:jc w:val="both"/>
        <w:rPr>
          <w:sz w:val="20"/>
        </w:rPr>
      </w:pPr>
    </w:p>
    <w:tbl>
      <w:tblPr>
        <w:tblW w:w="10040" w:type="dxa"/>
        <w:tblInd w:w="55" w:type="dxa"/>
        <w:tblCellMar>
          <w:left w:w="70" w:type="dxa"/>
          <w:right w:w="70" w:type="dxa"/>
        </w:tblCellMar>
        <w:tblLook w:val="04A0" w:firstRow="1" w:lastRow="0" w:firstColumn="1" w:lastColumn="0" w:noHBand="0" w:noVBand="1"/>
      </w:tblPr>
      <w:tblGrid>
        <w:gridCol w:w="2080"/>
        <w:gridCol w:w="2080"/>
        <w:gridCol w:w="2080"/>
        <w:gridCol w:w="2220"/>
        <w:gridCol w:w="1688"/>
      </w:tblGrid>
      <w:tr w:rsidR="00B7625C" w:rsidRPr="002D7F08" w14:paraId="45079EE4" w14:textId="77777777" w:rsidTr="00B7625C">
        <w:trPr>
          <w:trHeight w:val="315"/>
        </w:trPr>
        <w:tc>
          <w:tcPr>
            <w:tcW w:w="10040" w:type="dxa"/>
            <w:gridSpan w:val="5"/>
            <w:tcBorders>
              <w:top w:val="single" w:sz="8" w:space="0" w:color="auto"/>
              <w:left w:val="single" w:sz="8" w:space="0" w:color="auto"/>
              <w:bottom w:val="single" w:sz="8" w:space="0" w:color="auto"/>
              <w:right w:val="nil"/>
            </w:tcBorders>
            <w:shd w:val="clear" w:color="000000" w:fill="A6A6A6"/>
            <w:vAlign w:val="center"/>
            <w:hideMark/>
          </w:tcPr>
          <w:p w14:paraId="5580B0B3" w14:textId="77777777" w:rsidR="00B7625C" w:rsidRPr="002D7F08" w:rsidRDefault="00B7625C" w:rsidP="00B7625C">
            <w:pPr>
              <w:jc w:val="center"/>
              <w:rPr>
                <w:b/>
                <w:bCs/>
                <w:lang w:eastAsia="es-MX"/>
              </w:rPr>
            </w:pPr>
            <w:r w:rsidRPr="002D7F08">
              <w:rPr>
                <w:b/>
                <w:bCs/>
                <w:lang w:eastAsia="es-MX"/>
              </w:rPr>
              <w:t>Procesos Batch</w:t>
            </w:r>
          </w:p>
        </w:tc>
      </w:tr>
      <w:tr w:rsidR="00B7625C" w:rsidRPr="002D7F08" w14:paraId="7B8BFE18" w14:textId="77777777" w:rsidTr="00B7625C">
        <w:trPr>
          <w:trHeight w:val="915"/>
        </w:trPr>
        <w:tc>
          <w:tcPr>
            <w:tcW w:w="2080" w:type="dxa"/>
            <w:tcBorders>
              <w:top w:val="nil"/>
              <w:left w:val="single" w:sz="8" w:space="0" w:color="auto"/>
              <w:bottom w:val="single" w:sz="8" w:space="0" w:color="auto"/>
              <w:right w:val="single" w:sz="8" w:space="0" w:color="auto"/>
            </w:tcBorders>
            <w:shd w:val="clear" w:color="000000" w:fill="808080"/>
            <w:vAlign w:val="center"/>
            <w:hideMark/>
          </w:tcPr>
          <w:p w14:paraId="50675ED4" w14:textId="77777777" w:rsidR="00B7625C" w:rsidRPr="002D7F08" w:rsidRDefault="00B7625C" w:rsidP="00B7625C">
            <w:pPr>
              <w:jc w:val="center"/>
              <w:rPr>
                <w:b/>
                <w:bCs/>
                <w:lang w:eastAsia="es-MX"/>
              </w:rPr>
            </w:pPr>
            <w:r w:rsidRPr="002D7F08">
              <w:rPr>
                <w:b/>
                <w:bCs/>
                <w:lang w:eastAsia="es-MX"/>
              </w:rPr>
              <w:t>Consumo de Memoria</w:t>
            </w:r>
          </w:p>
        </w:tc>
        <w:tc>
          <w:tcPr>
            <w:tcW w:w="2080" w:type="dxa"/>
            <w:tcBorders>
              <w:top w:val="nil"/>
              <w:left w:val="nil"/>
              <w:bottom w:val="single" w:sz="8" w:space="0" w:color="auto"/>
              <w:right w:val="single" w:sz="8" w:space="0" w:color="auto"/>
            </w:tcBorders>
            <w:shd w:val="clear" w:color="000000" w:fill="808080"/>
            <w:vAlign w:val="center"/>
            <w:hideMark/>
          </w:tcPr>
          <w:p w14:paraId="28ADC83A" w14:textId="77777777" w:rsidR="00B7625C" w:rsidRPr="002D7F08" w:rsidRDefault="00B7625C" w:rsidP="00B7625C">
            <w:pPr>
              <w:jc w:val="center"/>
              <w:rPr>
                <w:b/>
                <w:bCs/>
                <w:lang w:eastAsia="es-MX"/>
              </w:rPr>
            </w:pPr>
            <w:r w:rsidRPr="002D7F08">
              <w:rPr>
                <w:b/>
                <w:bCs/>
                <w:lang w:eastAsia="es-MX"/>
              </w:rPr>
              <w:t>Consumo de Procesamiento</w:t>
            </w:r>
          </w:p>
        </w:tc>
        <w:tc>
          <w:tcPr>
            <w:tcW w:w="2080" w:type="dxa"/>
            <w:tcBorders>
              <w:top w:val="nil"/>
              <w:left w:val="nil"/>
              <w:bottom w:val="single" w:sz="8" w:space="0" w:color="auto"/>
              <w:right w:val="single" w:sz="8" w:space="0" w:color="auto"/>
            </w:tcBorders>
            <w:shd w:val="clear" w:color="000000" w:fill="808080"/>
            <w:vAlign w:val="center"/>
            <w:hideMark/>
          </w:tcPr>
          <w:p w14:paraId="2DE7316A" w14:textId="77777777" w:rsidR="00B7625C" w:rsidRPr="002D7F08" w:rsidRDefault="00B7625C" w:rsidP="00B7625C">
            <w:pPr>
              <w:jc w:val="center"/>
              <w:rPr>
                <w:b/>
                <w:bCs/>
                <w:lang w:eastAsia="es-MX"/>
              </w:rPr>
            </w:pPr>
            <w:r w:rsidRPr="002D7F08">
              <w:rPr>
                <w:b/>
                <w:bCs/>
                <w:lang w:eastAsia="es-MX"/>
              </w:rPr>
              <w:t>Consumo de almacenamiento</w:t>
            </w:r>
          </w:p>
        </w:tc>
        <w:tc>
          <w:tcPr>
            <w:tcW w:w="2220" w:type="dxa"/>
            <w:tcBorders>
              <w:top w:val="single" w:sz="8" w:space="0" w:color="auto"/>
              <w:left w:val="nil"/>
              <w:bottom w:val="single" w:sz="8" w:space="0" w:color="auto"/>
              <w:right w:val="single" w:sz="8" w:space="0" w:color="000000"/>
            </w:tcBorders>
            <w:shd w:val="clear" w:color="000000" w:fill="808080"/>
            <w:vAlign w:val="center"/>
            <w:hideMark/>
          </w:tcPr>
          <w:p w14:paraId="195F68E8" w14:textId="77777777" w:rsidR="00B7625C" w:rsidRPr="002D7F08" w:rsidRDefault="00B7625C" w:rsidP="00B7625C">
            <w:pPr>
              <w:jc w:val="center"/>
              <w:rPr>
                <w:b/>
                <w:bCs/>
                <w:lang w:eastAsia="es-MX"/>
              </w:rPr>
            </w:pPr>
            <w:r w:rsidRPr="002D7F08">
              <w:rPr>
                <w:b/>
                <w:bCs/>
                <w:lang w:eastAsia="es-MX"/>
              </w:rPr>
              <w:t>Consumo de logs</w:t>
            </w:r>
          </w:p>
        </w:tc>
        <w:tc>
          <w:tcPr>
            <w:tcW w:w="1580" w:type="dxa"/>
            <w:tcBorders>
              <w:top w:val="nil"/>
              <w:left w:val="nil"/>
              <w:bottom w:val="single" w:sz="8" w:space="0" w:color="auto"/>
              <w:right w:val="single" w:sz="8" w:space="0" w:color="auto"/>
            </w:tcBorders>
            <w:shd w:val="clear" w:color="000000" w:fill="808080"/>
            <w:vAlign w:val="center"/>
            <w:hideMark/>
          </w:tcPr>
          <w:p w14:paraId="7C484500" w14:textId="77777777" w:rsidR="00B7625C" w:rsidRPr="002D7F08" w:rsidRDefault="00B7625C" w:rsidP="00B7625C">
            <w:pPr>
              <w:jc w:val="center"/>
              <w:rPr>
                <w:b/>
                <w:bCs/>
                <w:lang w:eastAsia="es-MX"/>
              </w:rPr>
            </w:pPr>
            <w:r w:rsidRPr="002D7F08">
              <w:rPr>
                <w:b/>
                <w:bCs/>
                <w:lang w:eastAsia="es-MX"/>
              </w:rPr>
              <w:t>Horarios de procesamiento planeados</w:t>
            </w:r>
          </w:p>
        </w:tc>
      </w:tr>
      <w:tr w:rsidR="00B7625C" w:rsidRPr="002D7F08" w14:paraId="57747D4F" w14:textId="77777777" w:rsidTr="00B7625C">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14:paraId="449FCA8A" w14:textId="77777777" w:rsidR="00B7625C" w:rsidRPr="002D7F08" w:rsidRDefault="00B7625C" w:rsidP="00B7625C">
            <w:pPr>
              <w:rPr>
                <w:lang w:eastAsia="es-MX"/>
              </w:rPr>
            </w:pPr>
            <w:r w:rsidRPr="002D7F08">
              <w:rPr>
                <w:lang w:eastAsia="es-MX"/>
              </w:rPr>
              <w:t> </w:t>
            </w:r>
          </w:p>
        </w:tc>
        <w:tc>
          <w:tcPr>
            <w:tcW w:w="2080" w:type="dxa"/>
            <w:tcBorders>
              <w:top w:val="nil"/>
              <w:left w:val="nil"/>
              <w:bottom w:val="single" w:sz="8" w:space="0" w:color="auto"/>
              <w:right w:val="single" w:sz="8" w:space="0" w:color="auto"/>
            </w:tcBorders>
            <w:shd w:val="clear" w:color="auto" w:fill="auto"/>
            <w:noWrap/>
            <w:vAlign w:val="center"/>
            <w:hideMark/>
          </w:tcPr>
          <w:p w14:paraId="4129F8A8" w14:textId="77777777" w:rsidR="00B7625C" w:rsidRPr="002D7F08" w:rsidRDefault="00B7625C" w:rsidP="00B7625C">
            <w:pPr>
              <w:rPr>
                <w:lang w:eastAsia="es-MX"/>
              </w:rPr>
            </w:pPr>
            <w:r w:rsidRPr="002D7F08">
              <w:rPr>
                <w:lang w:eastAsia="es-MX"/>
              </w:rPr>
              <w:t> </w:t>
            </w:r>
          </w:p>
        </w:tc>
        <w:tc>
          <w:tcPr>
            <w:tcW w:w="2080" w:type="dxa"/>
            <w:tcBorders>
              <w:top w:val="nil"/>
              <w:left w:val="nil"/>
              <w:bottom w:val="single" w:sz="8" w:space="0" w:color="auto"/>
              <w:right w:val="single" w:sz="8" w:space="0" w:color="auto"/>
            </w:tcBorders>
            <w:shd w:val="clear" w:color="auto" w:fill="auto"/>
            <w:noWrap/>
            <w:vAlign w:val="center"/>
            <w:hideMark/>
          </w:tcPr>
          <w:p w14:paraId="02352DC9" w14:textId="77777777" w:rsidR="00B7625C" w:rsidRPr="002D7F08" w:rsidRDefault="00B7625C" w:rsidP="00B7625C">
            <w:pPr>
              <w:rPr>
                <w:lang w:eastAsia="es-MX"/>
              </w:rPr>
            </w:pPr>
            <w:r w:rsidRPr="002D7F08">
              <w:rPr>
                <w:lang w:eastAsia="es-MX"/>
              </w:rPr>
              <w:t> </w:t>
            </w:r>
          </w:p>
        </w:tc>
        <w:tc>
          <w:tcPr>
            <w:tcW w:w="2220" w:type="dxa"/>
            <w:tcBorders>
              <w:top w:val="single" w:sz="8" w:space="0" w:color="auto"/>
              <w:left w:val="nil"/>
              <w:bottom w:val="single" w:sz="8" w:space="0" w:color="auto"/>
              <w:right w:val="single" w:sz="8" w:space="0" w:color="000000"/>
            </w:tcBorders>
            <w:shd w:val="clear" w:color="auto" w:fill="auto"/>
            <w:noWrap/>
            <w:vAlign w:val="center"/>
            <w:hideMark/>
          </w:tcPr>
          <w:p w14:paraId="4D2A28F2" w14:textId="77777777" w:rsidR="00B7625C" w:rsidRPr="002D7F08" w:rsidRDefault="00B7625C" w:rsidP="00B7625C">
            <w:pPr>
              <w:rPr>
                <w:lang w:eastAsia="es-MX"/>
              </w:rPr>
            </w:pPr>
            <w:r w:rsidRPr="002D7F08">
              <w:rPr>
                <w:lang w:eastAsia="es-MX"/>
              </w:rPr>
              <w:t> </w:t>
            </w:r>
          </w:p>
        </w:tc>
        <w:tc>
          <w:tcPr>
            <w:tcW w:w="1580" w:type="dxa"/>
            <w:tcBorders>
              <w:top w:val="nil"/>
              <w:left w:val="nil"/>
              <w:bottom w:val="single" w:sz="8" w:space="0" w:color="auto"/>
              <w:right w:val="single" w:sz="8" w:space="0" w:color="auto"/>
            </w:tcBorders>
            <w:shd w:val="clear" w:color="auto" w:fill="auto"/>
            <w:noWrap/>
            <w:vAlign w:val="center"/>
            <w:hideMark/>
          </w:tcPr>
          <w:p w14:paraId="6571BD35" w14:textId="0AACFDFA" w:rsidR="00B7625C" w:rsidRPr="002D7F08" w:rsidRDefault="00B7625C" w:rsidP="00B7625C">
            <w:pPr>
              <w:rPr>
                <w:lang w:eastAsia="es-MX"/>
              </w:rPr>
            </w:pPr>
            <w:r w:rsidRPr="002D7F08">
              <w:rPr>
                <w:lang w:eastAsia="es-MX"/>
              </w:rPr>
              <w:t> </w:t>
            </w:r>
            <w:r w:rsidR="008F3093">
              <w:rPr>
                <w:lang w:eastAsia="es-MX"/>
              </w:rPr>
              <w:t>Configurable</w:t>
            </w:r>
          </w:p>
        </w:tc>
      </w:tr>
    </w:tbl>
    <w:p w14:paraId="2AF81E7C" w14:textId="77777777" w:rsidR="000F6796" w:rsidRPr="002D7F08" w:rsidRDefault="000F6796" w:rsidP="000F6796">
      <w:pPr>
        <w:pStyle w:val="BodyText"/>
        <w:rPr>
          <w:sz w:val="20"/>
        </w:rPr>
      </w:pPr>
    </w:p>
    <w:p w14:paraId="0BB64C46" w14:textId="77777777" w:rsidR="00350D45" w:rsidRPr="002D7F08" w:rsidRDefault="00350D45" w:rsidP="00E8032B">
      <w:pPr>
        <w:rPr>
          <w:rFonts w:cs="Arial"/>
          <w:b/>
        </w:rPr>
      </w:pPr>
      <w:r w:rsidRPr="002D7F08">
        <w:rPr>
          <w:rFonts w:cs="Arial"/>
          <w:b/>
        </w:rPr>
        <w:t>Volumetría File System</w:t>
      </w:r>
    </w:p>
    <w:p w14:paraId="6B98C902" w14:textId="77777777" w:rsidR="003C632E" w:rsidRPr="002D7F08" w:rsidRDefault="003C632E" w:rsidP="008C3825">
      <w:pPr>
        <w:rPr>
          <w:rStyle w:val="InfoHiddenChar"/>
          <w:rFonts w:ascii="Montserrat" w:hAnsi="Montserrat"/>
          <w:b/>
          <w:bCs/>
          <w:kern w:val="32"/>
          <w:sz w:val="20"/>
          <w:szCs w:val="20"/>
        </w:rPr>
      </w:pPr>
      <w:r w:rsidRPr="002D7F08">
        <w:rPr>
          <w:rStyle w:val="InfoHiddenChar"/>
          <w:rFonts w:ascii="Montserrat" w:hAnsi="Montserrat"/>
          <w:b/>
          <w:bCs/>
          <w:i w:val="0"/>
          <w:kern w:val="32"/>
          <w:sz w:val="20"/>
          <w:szCs w:val="20"/>
        </w:rPr>
        <w:t>[Fase: Diseño] [Etapa: Arquitectura Tecnológica] (ACTT-CD)</w:t>
      </w:r>
    </w:p>
    <w:p w14:paraId="5F6438AD" w14:textId="77777777" w:rsidR="008C3825" w:rsidRPr="002D7F08" w:rsidRDefault="008C3825" w:rsidP="008C3825">
      <w:pPr>
        <w:rPr>
          <w:rFonts w:cs="Arial"/>
          <w:b/>
        </w:rPr>
      </w:pPr>
    </w:p>
    <w:p w14:paraId="22DF34DE" w14:textId="77777777" w:rsidR="008C3825" w:rsidRPr="002D7F08" w:rsidRDefault="008C3825" w:rsidP="008C3825">
      <w:pPr>
        <w:pStyle w:val="BodyText"/>
        <w:rPr>
          <w:rFonts w:cs="Arial"/>
          <w:i/>
          <w:vanish/>
          <w:color w:val="0000FF"/>
          <w:sz w:val="20"/>
        </w:rPr>
      </w:pPr>
      <w:r w:rsidRPr="002D7F08">
        <w:rPr>
          <w:rFonts w:cs="Arial"/>
          <w:i/>
          <w:vanish/>
          <w:color w:val="0000FF"/>
          <w:sz w:val="20"/>
        </w:rPr>
        <w:t>Esta sección será completada en la fase de desarrollo del aplicativo.</w:t>
      </w:r>
    </w:p>
    <w:p w14:paraId="67FBF154" w14:textId="77777777" w:rsidR="008C3825" w:rsidRPr="002D7F08" w:rsidRDefault="008C3825" w:rsidP="00E8032B">
      <w:pPr>
        <w:rPr>
          <w:rFonts w:cs="Arial"/>
          <w:b/>
        </w:rPr>
      </w:pPr>
    </w:p>
    <w:p w14:paraId="476604B3" w14:textId="77777777" w:rsidR="00164472" w:rsidRPr="002D7F08" w:rsidRDefault="00164472" w:rsidP="00DA3CFE">
      <w:pPr>
        <w:pStyle w:val="BodyText"/>
        <w:jc w:val="both"/>
        <w:rPr>
          <w:rFonts w:cs="Arial"/>
          <w:i/>
          <w:vanish/>
          <w:color w:val="0000FF"/>
          <w:sz w:val="20"/>
        </w:rPr>
      </w:pPr>
      <w:r w:rsidRPr="002D7F08">
        <w:rPr>
          <w:rFonts w:cs="Arial"/>
          <w:i/>
          <w:vanish/>
          <w:color w:val="0000FF"/>
          <w:sz w:val="20"/>
        </w:rPr>
        <w:t>Para determinar las necesidades de almacenamiento del aplicativo, en el caso de que se utilicen archivos como insumo o como producto deberá llenarse esta tabla. En tipo de archivo indicar la extensión. Expresar el tamaño en MB. La tasa de crecimiento debe ser un porcentaje.</w:t>
      </w:r>
    </w:p>
    <w:p w14:paraId="2FCF110F" w14:textId="77777777" w:rsidR="000F6796" w:rsidRPr="002D7F08" w:rsidRDefault="000F6796" w:rsidP="000F6796">
      <w:pPr>
        <w:pStyle w:val="BodyText"/>
        <w:rPr>
          <w:sz w:val="20"/>
        </w:rPr>
      </w:pPr>
    </w:p>
    <w:tbl>
      <w:tblPr>
        <w:tblW w:w="8320" w:type="dxa"/>
        <w:tblInd w:w="55" w:type="dxa"/>
        <w:tblCellMar>
          <w:left w:w="70" w:type="dxa"/>
          <w:right w:w="70" w:type="dxa"/>
        </w:tblCellMar>
        <w:tblLook w:val="04A0" w:firstRow="1" w:lastRow="0" w:firstColumn="1" w:lastColumn="0" w:noHBand="0" w:noVBand="1"/>
      </w:tblPr>
      <w:tblGrid>
        <w:gridCol w:w="2080"/>
        <w:gridCol w:w="2080"/>
        <w:gridCol w:w="2080"/>
        <w:gridCol w:w="2080"/>
      </w:tblGrid>
      <w:tr w:rsidR="0028275D" w:rsidRPr="002D7F08" w14:paraId="44DB4545" w14:textId="77777777" w:rsidTr="0028275D">
        <w:trPr>
          <w:trHeight w:val="855"/>
        </w:trPr>
        <w:tc>
          <w:tcPr>
            <w:tcW w:w="2080" w:type="dxa"/>
            <w:tcBorders>
              <w:top w:val="single" w:sz="8" w:space="0" w:color="auto"/>
              <w:left w:val="single" w:sz="8" w:space="0" w:color="auto"/>
              <w:bottom w:val="single" w:sz="8" w:space="0" w:color="auto"/>
              <w:right w:val="single" w:sz="8" w:space="0" w:color="auto"/>
            </w:tcBorders>
            <w:shd w:val="clear" w:color="000000" w:fill="808080"/>
            <w:vAlign w:val="center"/>
            <w:hideMark/>
          </w:tcPr>
          <w:p w14:paraId="35CE319C" w14:textId="77777777" w:rsidR="0028275D" w:rsidRPr="002D7F08" w:rsidRDefault="0028275D" w:rsidP="0028275D">
            <w:pPr>
              <w:jc w:val="center"/>
              <w:rPr>
                <w:rFonts w:cs="Arial"/>
                <w:b/>
                <w:bCs/>
                <w:lang w:eastAsia="es-MX"/>
              </w:rPr>
            </w:pPr>
            <w:r w:rsidRPr="002D7F08">
              <w:rPr>
                <w:rFonts w:cs="Arial"/>
                <w:b/>
                <w:bCs/>
                <w:lang w:eastAsia="es-MX"/>
              </w:rPr>
              <w:t>Tipos de archivos generados</w:t>
            </w:r>
          </w:p>
        </w:tc>
        <w:tc>
          <w:tcPr>
            <w:tcW w:w="2080" w:type="dxa"/>
            <w:tcBorders>
              <w:top w:val="single" w:sz="8" w:space="0" w:color="auto"/>
              <w:left w:val="nil"/>
              <w:bottom w:val="nil"/>
              <w:right w:val="single" w:sz="8" w:space="0" w:color="auto"/>
            </w:tcBorders>
            <w:shd w:val="clear" w:color="000000" w:fill="808080"/>
            <w:vAlign w:val="center"/>
            <w:hideMark/>
          </w:tcPr>
          <w:p w14:paraId="4251FA40" w14:textId="77777777" w:rsidR="0028275D" w:rsidRPr="002D7F08" w:rsidRDefault="0028275D" w:rsidP="0028275D">
            <w:pPr>
              <w:jc w:val="center"/>
              <w:rPr>
                <w:rFonts w:cs="Arial"/>
                <w:b/>
                <w:bCs/>
                <w:lang w:eastAsia="es-MX"/>
              </w:rPr>
            </w:pPr>
            <w:r w:rsidRPr="002D7F08">
              <w:rPr>
                <w:rFonts w:cs="Arial"/>
                <w:b/>
                <w:bCs/>
                <w:lang w:eastAsia="es-MX"/>
              </w:rPr>
              <w:t>Tamaño máximo por archivo</w:t>
            </w:r>
          </w:p>
        </w:tc>
        <w:tc>
          <w:tcPr>
            <w:tcW w:w="2080" w:type="dxa"/>
            <w:tcBorders>
              <w:top w:val="single" w:sz="8" w:space="0" w:color="auto"/>
              <w:left w:val="nil"/>
              <w:bottom w:val="nil"/>
              <w:right w:val="single" w:sz="8" w:space="0" w:color="auto"/>
            </w:tcBorders>
            <w:shd w:val="clear" w:color="000000" w:fill="808080"/>
            <w:vAlign w:val="center"/>
            <w:hideMark/>
          </w:tcPr>
          <w:p w14:paraId="5DFA3527" w14:textId="77777777" w:rsidR="0028275D" w:rsidRPr="002D7F08" w:rsidRDefault="0028275D" w:rsidP="0028275D">
            <w:pPr>
              <w:jc w:val="center"/>
              <w:rPr>
                <w:rFonts w:cs="Arial"/>
                <w:b/>
                <w:bCs/>
                <w:lang w:eastAsia="es-MX"/>
              </w:rPr>
            </w:pPr>
            <w:r w:rsidRPr="002D7F08">
              <w:rPr>
                <w:rFonts w:cs="Arial"/>
                <w:b/>
                <w:bCs/>
                <w:lang w:eastAsia="es-MX"/>
              </w:rPr>
              <w:t>Tamaño promedio por archivo</w:t>
            </w:r>
          </w:p>
        </w:tc>
        <w:tc>
          <w:tcPr>
            <w:tcW w:w="2080" w:type="dxa"/>
            <w:tcBorders>
              <w:top w:val="single" w:sz="8" w:space="0" w:color="auto"/>
              <w:left w:val="nil"/>
              <w:bottom w:val="nil"/>
              <w:right w:val="single" w:sz="8" w:space="0" w:color="auto"/>
            </w:tcBorders>
            <w:shd w:val="clear" w:color="000000" w:fill="808080"/>
            <w:vAlign w:val="center"/>
            <w:hideMark/>
          </w:tcPr>
          <w:p w14:paraId="62D5F315" w14:textId="77777777" w:rsidR="0028275D" w:rsidRPr="002D7F08" w:rsidRDefault="0028275D" w:rsidP="0028275D">
            <w:pPr>
              <w:jc w:val="center"/>
              <w:rPr>
                <w:rFonts w:cs="Arial"/>
                <w:b/>
                <w:bCs/>
                <w:lang w:eastAsia="es-MX"/>
              </w:rPr>
            </w:pPr>
            <w:r w:rsidRPr="002D7F08">
              <w:rPr>
                <w:rFonts w:cs="Arial"/>
                <w:b/>
                <w:bCs/>
                <w:lang w:eastAsia="es-MX"/>
              </w:rPr>
              <w:t xml:space="preserve">Número estimado de archivos generados mensualmente </w:t>
            </w:r>
          </w:p>
        </w:tc>
      </w:tr>
      <w:tr w:rsidR="0028275D" w:rsidRPr="002D7F08" w14:paraId="7B4823AB" w14:textId="77777777" w:rsidTr="0028275D">
        <w:trPr>
          <w:trHeight w:val="315"/>
        </w:trPr>
        <w:tc>
          <w:tcPr>
            <w:tcW w:w="2080" w:type="dxa"/>
            <w:tcBorders>
              <w:top w:val="nil"/>
              <w:left w:val="single" w:sz="8" w:space="0" w:color="auto"/>
              <w:bottom w:val="single" w:sz="8" w:space="0" w:color="auto"/>
              <w:right w:val="single" w:sz="8" w:space="0" w:color="auto"/>
            </w:tcBorders>
            <w:shd w:val="clear" w:color="000000" w:fill="FFFFFF"/>
            <w:noWrap/>
            <w:vAlign w:val="center"/>
            <w:hideMark/>
          </w:tcPr>
          <w:p w14:paraId="2AFD3D56" w14:textId="72C9D42C" w:rsidR="0028275D" w:rsidRPr="002D7F08" w:rsidRDefault="0028275D" w:rsidP="0028275D">
            <w:pPr>
              <w:rPr>
                <w:lang w:eastAsia="es-MX"/>
              </w:rPr>
            </w:pPr>
            <w:r w:rsidRPr="002D7F08">
              <w:rPr>
                <w:lang w:eastAsia="es-MX"/>
              </w:rPr>
              <w:t> </w:t>
            </w:r>
            <w:r w:rsidR="008F3093">
              <w:rPr>
                <w:lang w:eastAsia="es-MX"/>
              </w:rPr>
              <w:t>N/A</w:t>
            </w:r>
          </w:p>
        </w:tc>
        <w:tc>
          <w:tcPr>
            <w:tcW w:w="2080" w:type="dxa"/>
            <w:tcBorders>
              <w:top w:val="single" w:sz="8" w:space="0" w:color="auto"/>
              <w:left w:val="nil"/>
              <w:bottom w:val="single" w:sz="8" w:space="0" w:color="auto"/>
              <w:right w:val="single" w:sz="8" w:space="0" w:color="auto"/>
            </w:tcBorders>
            <w:shd w:val="clear" w:color="000000" w:fill="FFFFFF"/>
            <w:noWrap/>
            <w:vAlign w:val="center"/>
            <w:hideMark/>
          </w:tcPr>
          <w:p w14:paraId="5026DAD7" w14:textId="6244BABB" w:rsidR="0028275D" w:rsidRPr="002D7F08" w:rsidRDefault="008F3093" w:rsidP="0028275D">
            <w:pPr>
              <w:rPr>
                <w:lang w:eastAsia="es-MX"/>
              </w:rPr>
            </w:pPr>
            <w:r w:rsidRPr="002D7F08">
              <w:rPr>
                <w:lang w:eastAsia="es-MX"/>
              </w:rPr>
              <w:t> </w:t>
            </w:r>
            <w:r>
              <w:rPr>
                <w:lang w:eastAsia="es-MX"/>
              </w:rPr>
              <w:t>N/A</w:t>
            </w:r>
          </w:p>
        </w:tc>
        <w:tc>
          <w:tcPr>
            <w:tcW w:w="2080" w:type="dxa"/>
            <w:tcBorders>
              <w:top w:val="single" w:sz="8" w:space="0" w:color="auto"/>
              <w:left w:val="nil"/>
              <w:bottom w:val="single" w:sz="8" w:space="0" w:color="auto"/>
              <w:right w:val="single" w:sz="8" w:space="0" w:color="auto"/>
            </w:tcBorders>
            <w:shd w:val="clear" w:color="000000" w:fill="FFFFFF"/>
            <w:noWrap/>
            <w:vAlign w:val="center"/>
            <w:hideMark/>
          </w:tcPr>
          <w:p w14:paraId="7DA658B2" w14:textId="36206232" w:rsidR="0028275D" w:rsidRPr="002D7F08" w:rsidRDefault="008F3093" w:rsidP="0028275D">
            <w:pPr>
              <w:rPr>
                <w:lang w:eastAsia="es-MX"/>
              </w:rPr>
            </w:pPr>
            <w:r w:rsidRPr="002D7F08">
              <w:rPr>
                <w:lang w:eastAsia="es-MX"/>
              </w:rPr>
              <w:t> </w:t>
            </w:r>
            <w:r>
              <w:rPr>
                <w:lang w:eastAsia="es-MX"/>
              </w:rPr>
              <w:t>N/A</w:t>
            </w:r>
          </w:p>
        </w:tc>
        <w:tc>
          <w:tcPr>
            <w:tcW w:w="2080" w:type="dxa"/>
            <w:tcBorders>
              <w:top w:val="single" w:sz="8" w:space="0" w:color="auto"/>
              <w:left w:val="nil"/>
              <w:bottom w:val="single" w:sz="8" w:space="0" w:color="auto"/>
              <w:right w:val="single" w:sz="8" w:space="0" w:color="auto"/>
            </w:tcBorders>
            <w:shd w:val="clear" w:color="000000" w:fill="FFFFFF"/>
            <w:noWrap/>
            <w:vAlign w:val="center"/>
            <w:hideMark/>
          </w:tcPr>
          <w:p w14:paraId="71A5A8C3" w14:textId="7C5098A6" w:rsidR="0028275D" w:rsidRPr="002D7F08" w:rsidRDefault="008F3093" w:rsidP="0028275D">
            <w:pPr>
              <w:rPr>
                <w:lang w:eastAsia="es-MX"/>
              </w:rPr>
            </w:pPr>
            <w:r w:rsidRPr="002D7F08">
              <w:rPr>
                <w:lang w:eastAsia="es-MX"/>
              </w:rPr>
              <w:t> </w:t>
            </w:r>
            <w:r>
              <w:rPr>
                <w:lang w:eastAsia="es-MX"/>
              </w:rPr>
              <w:t>N/A</w:t>
            </w:r>
          </w:p>
        </w:tc>
      </w:tr>
    </w:tbl>
    <w:p w14:paraId="198D4771" w14:textId="77777777" w:rsidR="000F6796" w:rsidRPr="002D7F08" w:rsidRDefault="000F6796" w:rsidP="000F6796">
      <w:pPr>
        <w:pStyle w:val="BodyText"/>
        <w:rPr>
          <w:sz w:val="20"/>
        </w:rPr>
      </w:pPr>
    </w:p>
    <w:tbl>
      <w:tblPr>
        <w:tblW w:w="10400" w:type="dxa"/>
        <w:tblInd w:w="55" w:type="dxa"/>
        <w:tblCellMar>
          <w:left w:w="70" w:type="dxa"/>
          <w:right w:w="70" w:type="dxa"/>
        </w:tblCellMar>
        <w:tblLook w:val="04A0" w:firstRow="1" w:lastRow="0" w:firstColumn="1" w:lastColumn="0" w:noHBand="0" w:noVBand="1"/>
      </w:tblPr>
      <w:tblGrid>
        <w:gridCol w:w="2080"/>
        <w:gridCol w:w="2080"/>
        <w:gridCol w:w="2080"/>
        <w:gridCol w:w="2080"/>
        <w:gridCol w:w="2080"/>
      </w:tblGrid>
      <w:tr w:rsidR="0028275D" w:rsidRPr="002D7F08" w14:paraId="5EEA2183" w14:textId="77777777" w:rsidTr="0028275D">
        <w:trPr>
          <w:trHeight w:val="960"/>
        </w:trPr>
        <w:tc>
          <w:tcPr>
            <w:tcW w:w="2080" w:type="dxa"/>
            <w:tcBorders>
              <w:top w:val="single" w:sz="8" w:space="0" w:color="auto"/>
              <w:left w:val="single" w:sz="8" w:space="0" w:color="auto"/>
              <w:bottom w:val="single" w:sz="8" w:space="0" w:color="auto"/>
              <w:right w:val="single" w:sz="8" w:space="0" w:color="auto"/>
            </w:tcBorders>
            <w:shd w:val="clear" w:color="000000" w:fill="808080"/>
            <w:vAlign w:val="center"/>
            <w:hideMark/>
          </w:tcPr>
          <w:p w14:paraId="5BFA7851" w14:textId="77777777" w:rsidR="0028275D" w:rsidRPr="002D7F08" w:rsidRDefault="0028275D" w:rsidP="0028275D">
            <w:pPr>
              <w:jc w:val="center"/>
              <w:rPr>
                <w:rFonts w:cs="Arial"/>
                <w:b/>
                <w:bCs/>
                <w:lang w:eastAsia="es-MX"/>
              </w:rPr>
            </w:pPr>
            <w:r w:rsidRPr="002D7F08">
              <w:rPr>
                <w:rFonts w:cs="Arial"/>
                <w:b/>
                <w:bCs/>
                <w:lang w:eastAsia="es-MX"/>
              </w:rPr>
              <w:t xml:space="preserve">Tasa de anual de crecimiento en cantidad de archivos </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32E69318" w14:textId="77777777" w:rsidR="0028275D" w:rsidRPr="002D7F08" w:rsidRDefault="0028275D" w:rsidP="0028275D">
            <w:pPr>
              <w:jc w:val="center"/>
              <w:rPr>
                <w:rFonts w:cs="Arial"/>
                <w:b/>
                <w:bCs/>
                <w:lang w:eastAsia="es-MX"/>
              </w:rPr>
            </w:pPr>
            <w:r w:rsidRPr="002D7F08">
              <w:rPr>
                <w:rFonts w:cs="Arial"/>
                <w:b/>
                <w:bCs/>
                <w:lang w:eastAsia="es-MX"/>
              </w:rPr>
              <w:t>Tiempo de permanencia necesario en File System</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52A5C720" w14:textId="77777777" w:rsidR="0028275D" w:rsidRPr="002D7F08" w:rsidRDefault="0028275D" w:rsidP="0028275D">
            <w:pPr>
              <w:jc w:val="center"/>
              <w:rPr>
                <w:rFonts w:cs="Arial"/>
                <w:b/>
                <w:bCs/>
                <w:lang w:eastAsia="es-MX"/>
              </w:rPr>
            </w:pPr>
            <w:r w:rsidRPr="002D7F08">
              <w:rPr>
                <w:rFonts w:cs="Arial"/>
                <w:b/>
                <w:bCs/>
                <w:lang w:eastAsia="es-MX"/>
              </w:rPr>
              <w:t>Tiempo propuesto de ejecución de respaldos</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3CD4F470" w14:textId="77777777" w:rsidR="0028275D" w:rsidRPr="002D7F08" w:rsidRDefault="0028275D" w:rsidP="0028275D">
            <w:pPr>
              <w:jc w:val="center"/>
              <w:rPr>
                <w:rFonts w:cs="Arial"/>
                <w:b/>
                <w:bCs/>
                <w:lang w:eastAsia="es-MX"/>
              </w:rPr>
            </w:pPr>
            <w:r w:rsidRPr="002D7F08">
              <w:rPr>
                <w:rFonts w:cs="Arial"/>
                <w:b/>
                <w:bCs/>
                <w:lang w:eastAsia="es-MX"/>
              </w:rPr>
              <w:t>Tiempo de vida del respaldo generado</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50B2300C" w14:textId="77777777" w:rsidR="0028275D" w:rsidRPr="002D7F08" w:rsidRDefault="0028275D" w:rsidP="0028275D">
            <w:pPr>
              <w:jc w:val="center"/>
              <w:rPr>
                <w:rFonts w:cs="Arial"/>
                <w:b/>
                <w:bCs/>
                <w:lang w:eastAsia="es-MX"/>
              </w:rPr>
            </w:pPr>
            <w:r w:rsidRPr="002D7F08">
              <w:rPr>
                <w:rFonts w:cs="Arial"/>
                <w:b/>
                <w:bCs/>
                <w:lang w:eastAsia="es-MX"/>
              </w:rPr>
              <w:t>Requiere procesos de autodepuración del File System</w:t>
            </w:r>
          </w:p>
        </w:tc>
      </w:tr>
      <w:tr w:rsidR="0028275D" w:rsidRPr="002D7F08" w14:paraId="6874FA8C" w14:textId="77777777" w:rsidTr="0028275D">
        <w:trPr>
          <w:trHeight w:val="315"/>
        </w:trPr>
        <w:tc>
          <w:tcPr>
            <w:tcW w:w="2080" w:type="dxa"/>
            <w:tcBorders>
              <w:top w:val="nil"/>
              <w:left w:val="single" w:sz="8" w:space="0" w:color="auto"/>
              <w:bottom w:val="single" w:sz="8" w:space="0" w:color="auto"/>
              <w:right w:val="single" w:sz="8" w:space="0" w:color="auto"/>
            </w:tcBorders>
            <w:shd w:val="clear" w:color="000000" w:fill="FFFFFF"/>
            <w:noWrap/>
            <w:vAlign w:val="center"/>
            <w:hideMark/>
          </w:tcPr>
          <w:p w14:paraId="571480AB" w14:textId="3AFD02A1" w:rsidR="0028275D" w:rsidRPr="002D7F08" w:rsidRDefault="0028275D" w:rsidP="0028275D">
            <w:pPr>
              <w:rPr>
                <w:lang w:eastAsia="es-MX"/>
              </w:rPr>
            </w:pPr>
            <w:r w:rsidRPr="002D7F08">
              <w:rPr>
                <w:lang w:eastAsia="es-MX"/>
              </w:rPr>
              <w:t> </w:t>
            </w:r>
            <w:r w:rsidR="008F3093" w:rsidRPr="002D7F08">
              <w:rPr>
                <w:lang w:eastAsia="es-MX"/>
              </w:rPr>
              <w:t> </w:t>
            </w:r>
            <w:r w:rsidR="008F3093">
              <w:rPr>
                <w:lang w:eastAsia="es-MX"/>
              </w:rPr>
              <w:t>N/A</w:t>
            </w:r>
          </w:p>
        </w:tc>
        <w:tc>
          <w:tcPr>
            <w:tcW w:w="2080" w:type="dxa"/>
            <w:tcBorders>
              <w:top w:val="nil"/>
              <w:left w:val="nil"/>
              <w:bottom w:val="single" w:sz="8" w:space="0" w:color="auto"/>
              <w:right w:val="single" w:sz="8" w:space="0" w:color="auto"/>
            </w:tcBorders>
            <w:shd w:val="clear" w:color="000000" w:fill="FFFFFF"/>
            <w:noWrap/>
            <w:vAlign w:val="center"/>
            <w:hideMark/>
          </w:tcPr>
          <w:p w14:paraId="48991768" w14:textId="0C54DCBF" w:rsidR="0028275D" w:rsidRPr="002D7F08" w:rsidRDefault="008F3093" w:rsidP="0028275D">
            <w:pPr>
              <w:rPr>
                <w:lang w:eastAsia="es-MX"/>
              </w:rPr>
            </w:pPr>
            <w:r w:rsidRPr="002D7F08">
              <w:rPr>
                <w:lang w:eastAsia="es-MX"/>
              </w:rPr>
              <w:t> </w:t>
            </w:r>
            <w:r>
              <w:rPr>
                <w:lang w:eastAsia="es-MX"/>
              </w:rPr>
              <w:t>N/A</w:t>
            </w:r>
          </w:p>
        </w:tc>
        <w:tc>
          <w:tcPr>
            <w:tcW w:w="2080" w:type="dxa"/>
            <w:tcBorders>
              <w:top w:val="nil"/>
              <w:left w:val="nil"/>
              <w:bottom w:val="single" w:sz="8" w:space="0" w:color="auto"/>
              <w:right w:val="single" w:sz="8" w:space="0" w:color="auto"/>
            </w:tcBorders>
            <w:shd w:val="clear" w:color="000000" w:fill="FFFFFF"/>
            <w:noWrap/>
            <w:vAlign w:val="center"/>
            <w:hideMark/>
          </w:tcPr>
          <w:p w14:paraId="3423D137" w14:textId="12E8474A" w:rsidR="0028275D" w:rsidRPr="002D7F08" w:rsidRDefault="008F3093" w:rsidP="0028275D">
            <w:pPr>
              <w:rPr>
                <w:lang w:eastAsia="es-MX"/>
              </w:rPr>
            </w:pPr>
            <w:r w:rsidRPr="002D7F08">
              <w:rPr>
                <w:lang w:eastAsia="es-MX"/>
              </w:rPr>
              <w:t> </w:t>
            </w:r>
            <w:r>
              <w:rPr>
                <w:lang w:eastAsia="es-MX"/>
              </w:rPr>
              <w:t>N/A</w:t>
            </w:r>
          </w:p>
        </w:tc>
        <w:tc>
          <w:tcPr>
            <w:tcW w:w="2080" w:type="dxa"/>
            <w:tcBorders>
              <w:top w:val="nil"/>
              <w:left w:val="nil"/>
              <w:bottom w:val="single" w:sz="8" w:space="0" w:color="auto"/>
              <w:right w:val="single" w:sz="8" w:space="0" w:color="auto"/>
            </w:tcBorders>
            <w:shd w:val="clear" w:color="000000" w:fill="FFFFFF"/>
            <w:noWrap/>
            <w:vAlign w:val="center"/>
            <w:hideMark/>
          </w:tcPr>
          <w:p w14:paraId="5D1DFC0D" w14:textId="4AB922BF" w:rsidR="0028275D" w:rsidRPr="002D7F08" w:rsidRDefault="008F3093" w:rsidP="0028275D">
            <w:pPr>
              <w:rPr>
                <w:lang w:eastAsia="es-MX"/>
              </w:rPr>
            </w:pPr>
            <w:r w:rsidRPr="002D7F08">
              <w:rPr>
                <w:lang w:eastAsia="es-MX"/>
              </w:rPr>
              <w:t> </w:t>
            </w:r>
            <w:r>
              <w:rPr>
                <w:lang w:eastAsia="es-MX"/>
              </w:rPr>
              <w:t>N/A</w:t>
            </w:r>
          </w:p>
        </w:tc>
        <w:tc>
          <w:tcPr>
            <w:tcW w:w="2080" w:type="dxa"/>
            <w:tcBorders>
              <w:top w:val="nil"/>
              <w:left w:val="nil"/>
              <w:bottom w:val="single" w:sz="8" w:space="0" w:color="auto"/>
              <w:right w:val="single" w:sz="8" w:space="0" w:color="auto"/>
            </w:tcBorders>
            <w:shd w:val="clear" w:color="000000" w:fill="FFFFFF"/>
            <w:noWrap/>
            <w:vAlign w:val="center"/>
            <w:hideMark/>
          </w:tcPr>
          <w:p w14:paraId="625B6D17" w14:textId="58362DE1" w:rsidR="0028275D" w:rsidRPr="002D7F08" w:rsidRDefault="008F3093" w:rsidP="0028275D">
            <w:pPr>
              <w:rPr>
                <w:lang w:eastAsia="es-MX"/>
              </w:rPr>
            </w:pPr>
            <w:r w:rsidRPr="002D7F08">
              <w:rPr>
                <w:lang w:eastAsia="es-MX"/>
              </w:rPr>
              <w:t> </w:t>
            </w:r>
            <w:r>
              <w:rPr>
                <w:lang w:eastAsia="es-MX"/>
              </w:rPr>
              <w:t>N/A</w:t>
            </w:r>
          </w:p>
        </w:tc>
      </w:tr>
    </w:tbl>
    <w:p w14:paraId="6ABCBBFA" w14:textId="77777777" w:rsidR="0028275D" w:rsidRPr="002D7F08" w:rsidRDefault="0028275D" w:rsidP="000F6796">
      <w:pPr>
        <w:pStyle w:val="BodyText"/>
        <w:rPr>
          <w:sz w:val="20"/>
        </w:rPr>
      </w:pPr>
    </w:p>
    <w:p w14:paraId="65844DF8" w14:textId="77777777" w:rsidR="00350D45" w:rsidRPr="002D7F08" w:rsidRDefault="00350D45" w:rsidP="00B53516">
      <w:pPr>
        <w:rPr>
          <w:b/>
          <w:bCs/>
          <w:caps/>
        </w:rPr>
      </w:pPr>
    </w:p>
    <w:p w14:paraId="1FB00F5E" w14:textId="77777777" w:rsidR="002963E5" w:rsidRPr="002D7F08" w:rsidRDefault="002963E5" w:rsidP="00B53516">
      <w:pPr>
        <w:rPr>
          <w:b/>
          <w:bCs/>
          <w:caps/>
        </w:rPr>
      </w:pPr>
    </w:p>
    <w:p w14:paraId="404A4EAF" w14:textId="77777777" w:rsidR="00A11DB8" w:rsidRPr="002D7F08" w:rsidRDefault="00E35E46" w:rsidP="00E35E46">
      <w:pPr>
        <w:pStyle w:val="Ttulo2"/>
        <w:rPr>
          <w:rFonts w:ascii="Montserrat" w:hAnsi="Montserrat"/>
          <w:bCs/>
          <w:sz w:val="20"/>
        </w:rPr>
      </w:pPr>
      <w:bookmarkStart w:id="651" w:name="_Toc306205440"/>
      <w:bookmarkStart w:id="652" w:name="_Toc50313872"/>
      <w:r w:rsidRPr="002D7F08">
        <w:rPr>
          <w:rFonts w:ascii="Montserrat" w:hAnsi="Montserrat"/>
          <w:bCs/>
          <w:sz w:val="20"/>
        </w:rPr>
        <w:lastRenderedPageBreak/>
        <w:t>Consideraciones de</w:t>
      </w:r>
      <w:r w:rsidR="00C50F2A" w:rsidRPr="002D7F08">
        <w:rPr>
          <w:rFonts w:ascii="Montserrat" w:hAnsi="Montserrat"/>
          <w:bCs/>
          <w:sz w:val="20"/>
        </w:rPr>
        <w:t xml:space="preserve"> Seguridad</w:t>
      </w:r>
      <w:bookmarkEnd w:id="651"/>
      <w:bookmarkEnd w:id="652"/>
      <w:r w:rsidR="00B53516" w:rsidRPr="002D7F08">
        <w:rPr>
          <w:rFonts w:ascii="Montserrat" w:hAnsi="Montserrat"/>
          <w:bCs/>
          <w:sz w:val="20"/>
        </w:rPr>
        <w:t xml:space="preserve"> </w:t>
      </w:r>
    </w:p>
    <w:p w14:paraId="7DB958A0" w14:textId="77777777" w:rsidR="008E60B3" w:rsidRPr="002D7F08" w:rsidRDefault="008E60B3" w:rsidP="008E60B3">
      <w:pPr>
        <w:jc w:val="both"/>
        <w:rPr>
          <w:rFonts w:cs="Arial"/>
          <w:i/>
          <w:vanish/>
          <w:color w:val="0000FF"/>
        </w:rPr>
      </w:pPr>
      <w:r w:rsidRPr="002D7F08">
        <w:rPr>
          <w:rFonts w:cs="Arial"/>
          <w:i/>
          <w:vanish/>
          <w:color w:val="0000FF"/>
        </w:rPr>
        <w:t xml:space="preserve">Contar con </w:t>
      </w:r>
      <w:r w:rsidR="00333737" w:rsidRPr="002D7F08">
        <w:rPr>
          <w:rFonts w:cs="Arial"/>
          <w:i/>
          <w:vanish/>
          <w:color w:val="0000FF"/>
        </w:rPr>
        <w:t xml:space="preserve">las </w:t>
      </w:r>
      <w:r w:rsidRPr="002D7F08">
        <w:rPr>
          <w:rFonts w:cs="Arial"/>
          <w:i/>
          <w:vanish/>
          <w:color w:val="0000FF"/>
        </w:rPr>
        <w:t xml:space="preserve">definiciones de arquitectura </w:t>
      </w:r>
      <w:r w:rsidR="00333737" w:rsidRPr="002D7F08">
        <w:rPr>
          <w:rFonts w:cs="Arial"/>
          <w:i/>
          <w:vanish/>
          <w:color w:val="0000FF"/>
        </w:rPr>
        <w:t>de</w:t>
      </w:r>
      <w:r w:rsidRPr="002D7F08">
        <w:rPr>
          <w:rFonts w:cs="Arial"/>
          <w:i/>
          <w:vanish/>
          <w:color w:val="0000FF"/>
        </w:rPr>
        <w:t xml:space="preserve"> seguridad </w:t>
      </w:r>
      <w:r w:rsidR="00333737" w:rsidRPr="002D7F08">
        <w:rPr>
          <w:rFonts w:cs="Arial"/>
          <w:i/>
          <w:vanish/>
          <w:color w:val="0000FF"/>
        </w:rPr>
        <w:t>que sean necesaria</w:t>
      </w:r>
      <w:r w:rsidRPr="002D7F08">
        <w:rPr>
          <w:rFonts w:cs="Arial"/>
          <w:i/>
          <w:vanish/>
          <w:color w:val="0000FF"/>
        </w:rPr>
        <w:t xml:space="preserve">s para plantear con mayor detalle consideraciones a seguir en el desarrollo, construcción e implementación </w:t>
      </w:r>
      <w:r w:rsidR="00333737" w:rsidRPr="002D7F08">
        <w:rPr>
          <w:rFonts w:cs="Arial"/>
          <w:i/>
          <w:vanish/>
          <w:color w:val="0000FF"/>
        </w:rPr>
        <w:t xml:space="preserve">de </w:t>
      </w:r>
      <w:r w:rsidR="008C3825" w:rsidRPr="002D7F08">
        <w:rPr>
          <w:rFonts w:cs="Arial"/>
          <w:i/>
          <w:vanish/>
          <w:color w:val="0000FF"/>
        </w:rPr>
        <w:t>los</w:t>
      </w:r>
      <w:r w:rsidRPr="002D7F08">
        <w:rPr>
          <w:rFonts w:cs="Arial"/>
          <w:i/>
          <w:vanish/>
          <w:color w:val="0000FF"/>
        </w:rPr>
        <w:t xml:space="preserve"> aplicativos </w:t>
      </w:r>
    </w:p>
    <w:p w14:paraId="4A89F626" w14:textId="77777777" w:rsidR="008E60B3" w:rsidRPr="002D7F08" w:rsidRDefault="008E60B3" w:rsidP="00E35E46">
      <w:pPr>
        <w:pStyle w:val="Ttulo3"/>
        <w:rPr>
          <w:b/>
          <w:bCs/>
        </w:rPr>
      </w:pPr>
    </w:p>
    <w:p w14:paraId="29B4EBBE" w14:textId="77777777" w:rsidR="00621186" w:rsidRPr="002D7F08" w:rsidRDefault="00092B20" w:rsidP="008C3825">
      <w:pPr>
        <w:rPr>
          <w:rStyle w:val="InfoHiddenChar"/>
          <w:rFonts w:ascii="Montserrat" w:hAnsi="Montserrat"/>
          <w:b/>
          <w:bCs/>
          <w:kern w:val="32"/>
          <w:sz w:val="20"/>
          <w:szCs w:val="20"/>
        </w:rPr>
      </w:pPr>
      <w:r w:rsidRPr="002D7F08">
        <w:rPr>
          <w:rFonts w:cs="Arial"/>
          <w:b/>
        </w:rPr>
        <w:t>Pistas de Auditoría</w:t>
      </w:r>
      <w:r w:rsidR="00EE6F5A" w:rsidRPr="002D7F08">
        <w:rPr>
          <w:rStyle w:val="InfoHiddenChar"/>
          <w:rFonts w:ascii="Montserrat" w:hAnsi="Montserrat"/>
          <w:b/>
          <w:bCs/>
          <w:kern w:val="32"/>
          <w:sz w:val="20"/>
          <w:szCs w:val="20"/>
        </w:rPr>
        <w:t xml:space="preserve"> </w:t>
      </w:r>
      <w:r w:rsidR="00621186" w:rsidRPr="002D7F08">
        <w:rPr>
          <w:rStyle w:val="InfoHiddenChar"/>
          <w:rFonts w:ascii="Montserrat" w:hAnsi="Montserrat"/>
          <w:b/>
          <w:bCs/>
          <w:i w:val="0"/>
          <w:kern w:val="32"/>
          <w:sz w:val="20"/>
          <w:szCs w:val="20"/>
        </w:rPr>
        <w:t>[Fase: Diseño] [Etapa: Arquitectura Tecnológica] (ACTT-ACDMA)</w:t>
      </w:r>
    </w:p>
    <w:p w14:paraId="1CC4ACFF" w14:textId="77777777" w:rsidR="008C3825" w:rsidRPr="002D7F08" w:rsidRDefault="008C3825" w:rsidP="008C3825">
      <w:pPr>
        <w:rPr>
          <w:rFonts w:cs="Arial"/>
          <w:b/>
        </w:rPr>
      </w:pPr>
    </w:p>
    <w:p w14:paraId="402D655D" w14:textId="77777777" w:rsidR="008C3825" w:rsidRPr="002D7F08" w:rsidRDefault="008C3825" w:rsidP="00DA3CFE">
      <w:pPr>
        <w:pStyle w:val="BodyText"/>
        <w:jc w:val="both"/>
        <w:rPr>
          <w:rFonts w:cs="Arial"/>
          <w:i/>
          <w:vanish/>
          <w:color w:val="0000FF"/>
          <w:sz w:val="20"/>
        </w:rPr>
      </w:pPr>
      <w:r w:rsidRPr="002D7F08">
        <w:rPr>
          <w:rFonts w:cs="Arial"/>
          <w:i/>
          <w:vanish/>
          <w:color w:val="0000FF"/>
          <w:sz w:val="20"/>
        </w:rPr>
        <w:t>Esta sección será completada en la fase de desarrollo del aplicativo.</w:t>
      </w:r>
    </w:p>
    <w:p w14:paraId="28967981" w14:textId="77777777" w:rsidR="00A1090E" w:rsidRPr="002D7F08" w:rsidRDefault="008E60B3" w:rsidP="00DA3CFE">
      <w:pPr>
        <w:pStyle w:val="BodyText"/>
        <w:jc w:val="both"/>
        <w:rPr>
          <w:sz w:val="20"/>
        </w:rPr>
      </w:pPr>
      <w:r w:rsidRPr="002D7F08">
        <w:rPr>
          <w:rFonts w:cs="Arial"/>
          <w:i/>
          <w:vanish/>
          <w:color w:val="0000FF"/>
          <w:sz w:val="20"/>
        </w:rPr>
        <w:t>Sección obligatoria en la que se indican los detalles de la</w:t>
      </w:r>
      <w:r w:rsidR="00DA3CFE" w:rsidRPr="002D7F08">
        <w:rPr>
          <w:rFonts w:cs="Arial"/>
          <w:i/>
          <w:vanish/>
          <w:color w:val="0000FF"/>
          <w:sz w:val="20"/>
        </w:rPr>
        <w:t xml:space="preserve">s </w:t>
      </w:r>
      <w:r w:rsidRPr="002D7F08">
        <w:rPr>
          <w:rFonts w:cs="Arial"/>
          <w:i/>
          <w:vanish/>
          <w:color w:val="0000FF"/>
          <w:sz w:val="20"/>
        </w:rPr>
        <w:t>pistas de auditoría que todo aplicativo debe incluir.</w:t>
      </w:r>
    </w:p>
    <w:tbl>
      <w:tblPr>
        <w:tblW w:w="9087" w:type="dxa"/>
        <w:tblInd w:w="55" w:type="dxa"/>
        <w:tblCellMar>
          <w:left w:w="70" w:type="dxa"/>
          <w:right w:w="70" w:type="dxa"/>
        </w:tblCellMar>
        <w:tblLook w:val="04A0" w:firstRow="1" w:lastRow="0" w:firstColumn="1" w:lastColumn="0" w:noHBand="0" w:noVBand="1"/>
      </w:tblPr>
      <w:tblGrid>
        <w:gridCol w:w="3840"/>
        <w:gridCol w:w="5247"/>
      </w:tblGrid>
      <w:tr w:rsidR="00A1090E" w:rsidRPr="002D7F08" w14:paraId="1151EDB0" w14:textId="77777777" w:rsidTr="00D12FE1">
        <w:trPr>
          <w:trHeight w:val="315"/>
        </w:trPr>
        <w:tc>
          <w:tcPr>
            <w:tcW w:w="3840" w:type="dxa"/>
            <w:tcBorders>
              <w:top w:val="single" w:sz="8" w:space="0" w:color="auto"/>
              <w:left w:val="single" w:sz="8" w:space="0" w:color="auto"/>
              <w:bottom w:val="single" w:sz="8" w:space="0" w:color="auto"/>
              <w:right w:val="single" w:sz="8" w:space="0" w:color="auto"/>
            </w:tcBorders>
            <w:shd w:val="clear" w:color="auto" w:fill="7F7F7F" w:themeFill="text1" w:themeFillTint="80"/>
            <w:vAlign w:val="center"/>
            <w:hideMark/>
          </w:tcPr>
          <w:p w14:paraId="2FBFFFBD" w14:textId="77777777" w:rsidR="00A1090E" w:rsidRPr="002D7F08" w:rsidRDefault="00A1090E" w:rsidP="00A1090E">
            <w:pPr>
              <w:rPr>
                <w:b/>
                <w:bCs/>
                <w:color w:val="000000"/>
                <w:lang w:eastAsia="es-MX"/>
              </w:rPr>
            </w:pPr>
            <w:r w:rsidRPr="002D7F08">
              <w:rPr>
                <w:b/>
                <w:bCs/>
                <w:color w:val="000000"/>
                <w:lang w:eastAsia="es-MX"/>
              </w:rPr>
              <w:t>Fecha de Inicio de las pistas</w:t>
            </w:r>
          </w:p>
        </w:tc>
        <w:tc>
          <w:tcPr>
            <w:tcW w:w="5247" w:type="dxa"/>
            <w:tcBorders>
              <w:top w:val="single" w:sz="8" w:space="0" w:color="auto"/>
              <w:left w:val="nil"/>
              <w:bottom w:val="single" w:sz="8" w:space="0" w:color="auto"/>
              <w:right w:val="single" w:sz="8" w:space="0" w:color="auto"/>
            </w:tcBorders>
            <w:shd w:val="clear" w:color="auto" w:fill="auto"/>
            <w:noWrap/>
            <w:vAlign w:val="bottom"/>
            <w:hideMark/>
          </w:tcPr>
          <w:p w14:paraId="73C2C023" w14:textId="318AFAEA" w:rsidR="00A1090E" w:rsidRPr="002D7F08" w:rsidRDefault="00A1090E" w:rsidP="00A1090E">
            <w:pPr>
              <w:rPr>
                <w:color w:val="000000"/>
                <w:lang w:eastAsia="es-MX"/>
              </w:rPr>
            </w:pPr>
            <w:r w:rsidRPr="002D7F08">
              <w:rPr>
                <w:color w:val="000000"/>
                <w:lang w:eastAsia="es-MX"/>
              </w:rPr>
              <w:t> </w:t>
            </w:r>
            <w:r w:rsidR="008F3093" w:rsidRPr="002D7F08">
              <w:rPr>
                <w:lang w:eastAsia="es-MX"/>
              </w:rPr>
              <w:t> </w:t>
            </w:r>
            <w:r w:rsidR="008F3093">
              <w:rPr>
                <w:lang w:eastAsia="es-MX"/>
              </w:rPr>
              <w:t>N/A</w:t>
            </w:r>
          </w:p>
        </w:tc>
      </w:tr>
      <w:tr w:rsidR="008F3093" w:rsidRPr="002D7F08" w14:paraId="53562972" w14:textId="77777777" w:rsidTr="00402148">
        <w:trPr>
          <w:trHeight w:val="315"/>
        </w:trPr>
        <w:tc>
          <w:tcPr>
            <w:tcW w:w="3840" w:type="dxa"/>
            <w:tcBorders>
              <w:top w:val="nil"/>
              <w:left w:val="single" w:sz="8" w:space="0" w:color="auto"/>
              <w:bottom w:val="single" w:sz="8" w:space="0" w:color="auto"/>
              <w:right w:val="single" w:sz="8" w:space="0" w:color="auto"/>
            </w:tcBorders>
            <w:shd w:val="clear" w:color="auto" w:fill="7F7F7F" w:themeFill="text1" w:themeFillTint="80"/>
            <w:vAlign w:val="center"/>
            <w:hideMark/>
          </w:tcPr>
          <w:p w14:paraId="0F182CDE" w14:textId="77777777" w:rsidR="008F3093" w:rsidRPr="002D7F08" w:rsidRDefault="008F3093" w:rsidP="008F3093">
            <w:pPr>
              <w:rPr>
                <w:b/>
                <w:bCs/>
                <w:color w:val="000000"/>
                <w:lang w:eastAsia="es-MX"/>
              </w:rPr>
            </w:pPr>
            <w:r w:rsidRPr="002D7F08">
              <w:rPr>
                <w:b/>
                <w:bCs/>
                <w:color w:val="000000"/>
                <w:lang w:eastAsia="es-MX"/>
              </w:rPr>
              <w:t>Responsable de histórico de pistas</w:t>
            </w:r>
          </w:p>
        </w:tc>
        <w:tc>
          <w:tcPr>
            <w:tcW w:w="5247" w:type="dxa"/>
            <w:tcBorders>
              <w:top w:val="nil"/>
              <w:left w:val="nil"/>
              <w:bottom w:val="single" w:sz="8" w:space="0" w:color="auto"/>
              <w:right w:val="single" w:sz="8" w:space="0" w:color="auto"/>
            </w:tcBorders>
            <w:shd w:val="clear" w:color="auto" w:fill="auto"/>
            <w:noWrap/>
            <w:hideMark/>
          </w:tcPr>
          <w:p w14:paraId="2D7DEF68" w14:textId="186B3A64" w:rsidR="008F3093" w:rsidRPr="002D7F08" w:rsidRDefault="008F3093" w:rsidP="008F3093">
            <w:pPr>
              <w:rPr>
                <w:color w:val="000000"/>
                <w:lang w:eastAsia="es-MX"/>
              </w:rPr>
            </w:pPr>
            <w:r w:rsidRPr="001E1896">
              <w:rPr>
                <w:lang w:eastAsia="es-MX"/>
              </w:rPr>
              <w:t> N/A</w:t>
            </w:r>
          </w:p>
        </w:tc>
      </w:tr>
      <w:tr w:rsidR="008F3093" w:rsidRPr="002D7F08" w14:paraId="63CC7C93" w14:textId="77777777" w:rsidTr="00402148">
        <w:trPr>
          <w:trHeight w:val="315"/>
        </w:trPr>
        <w:tc>
          <w:tcPr>
            <w:tcW w:w="3840" w:type="dxa"/>
            <w:tcBorders>
              <w:top w:val="nil"/>
              <w:left w:val="single" w:sz="8" w:space="0" w:color="auto"/>
              <w:bottom w:val="single" w:sz="8" w:space="0" w:color="auto"/>
              <w:right w:val="single" w:sz="8" w:space="0" w:color="auto"/>
            </w:tcBorders>
            <w:shd w:val="clear" w:color="auto" w:fill="7F7F7F" w:themeFill="text1" w:themeFillTint="80"/>
            <w:vAlign w:val="center"/>
            <w:hideMark/>
          </w:tcPr>
          <w:p w14:paraId="2B80CAE3" w14:textId="77777777" w:rsidR="008F3093" w:rsidRPr="002D7F08" w:rsidRDefault="008F3093" w:rsidP="008F3093">
            <w:pPr>
              <w:rPr>
                <w:b/>
                <w:bCs/>
                <w:color w:val="000000"/>
                <w:lang w:eastAsia="es-MX"/>
              </w:rPr>
            </w:pPr>
            <w:r w:rsidRPr="002D7F08">
              <w:rPr>
                <w:b/>
                <w:bCs/>
                <w:color w:val="000000"/>
                <w:lang w:eastAsia="es-MX"/>
              </w:rPr>
              <w:t>Usuario o área responsable del aplicativo</w:t>
            </w:r>
          </w:p>
        </w:tc>
        <w:tc>
          <w:tcPr>
            <w:tcW w:w="5247" w:type="dxa"/>
            <w:tcBorders>
              <w:top w:val="nil"/>
              <w:left w:val="nil"/>
              <w:bottom w:val="single" w:sz="8" w:space="0" w:color="auto"/>
              <w:right w:val="single" w:sz="8" w:space="0" w:color="auto"/>
            </w:tcBorders>
            <w:shd w:val="clear" w:color="auto" w:fill="auto"/>
            <w:noWrap/>
            <w:hideMark/>
          </w:tcPr>
          <w:p w14:paraId="06F44374" w14:textId="2D89FE40" w:rsidR="008F3093" w:rsidRPr="002D7F08" w:rsidRDefault="008F3093" w:rsidP="008F3093">
            <w:pPr>
              <w:rPr>
                <w:color w:val="000000"/>
                <w:lang w:eastAsia="es-MX"/>
              </w:rPr>
            </w:pPr>
            <w:r w:rsidRPr="001E1896">
              <w:rPr>
                <w:lang w:eastAsia="es-MX"/>
              </w:rPr>
              <w:t> N/A</w:t>
            </w:r>
          </w:p>
        </w:tc>
      </w:tr>
      <w:tr w:rsidR="008F3093" w:rsidRPr="002D7F08" w14:paraId="2ABF85E1" w14:textId="77777777" w:rsidTr="00402148">
        <w:trPr>
          <w:trHeight w:val="315"/>
        </w:trPr>
        <w:tc>
          <w:tcPr>
            <w:tcW w:w="3840" w:type="dxa"/>
            <w:tcBorders>
              <w:top w:val="single" w:sz="8" w:space="0" w:color="auto"/>
              <w:left w:val="single" w:sz="8" w:space="0" w:color="auto"/>
              <w:bottom w:val="single" w:sz="8" w:space="0" w:color="auto"/>
              <w:right w:val="single" w:sz="8" w:space="0" w:color="auto"/>
            </w:tcBorders>
            <w:shd w:val="clear" w:color="auto" w:fill="7F7F7F" w:themeFill="text1" w:themeFillTint="80"/>
            <w:vAlign w:val="center"/>
            <w:hideMark/>
          </w:tcPr>
          <w:p w14:paraId="36D3FF86" w14:textId="77777777" w:rsidR="008F3093" w:rsidRPr="002D7F08" w:rsidRDefault="008F3093" w:rsidP="008F3093">
            <w:pPr>
              <w:rPr>
                <w:b/>
                <w:bCs/>
                <w:color w:val="000000"/>
                <w:lang w:eastAsia="es-MX"/>
              </w:rPr>
            </w:pPr>
            <w:r w:rsidRPr="002D7F08">
              <w:rPr>
                <w:b/>
                <w:bCs/>
                <w:color w:val="000000"/>
                <w:lang w:eastAsia="es-MX"/>
              </w:rPr>
              <w:t>Medio de almacenamiento de las pistas</w:t>
            </w:r>
          </w:p>
        </w:tc>
        <w:tc>
          <w:tcPr>
            <w:tcW w:w="5247" w:type="dxa"/>
            <w:tcBorders>
              <w:top w:val="single" w:sz="8" w:space="0" w:color="auto"/>
              <w:left w:val="nil"/>
              <w:bottom w:val="single" w:sz="8" w:space="0" w:color="auto"/>
              <w:right w:val="single" w:sz="8" w:space="0" w:color="auto"/>
            </w:tcBorders>
            <w:shd w:val="clear" w:color="auto" w:fill="auto"/>
            <w:noWrap/>
            <w:hideMark/>
          </w:tcPr>
          <w:p w14:paraId="7DFE95A3" w14:textId="66E7EC8C" w:rsidR="008F3093" w:rsidRPr="002D7F08" w:rsidRDefault="008F3093" w:rsidP="008F3093">
            <w:pPr>
              <w:rPr>
                <w:color w:val="000000"/>
                <w:lang w:eastAsia="es-MX"/>
              </w:rPr>
            </w:pPr>
            <w:r w:rsidRPr="001E1896">
              <w:rPr>
                <w:lang w:eastAsia="es-MX"/>
              </w:rPr>
              <w:t> N/A</w:t>
            </w:r>
          </w:p>
        </w:tc>
      </w:tr>
      <w:tr w:rsidR="008F3093" w:rsidRPr="002D7F08" w14:paraId="2FAA4E77" w14:textId="77777777" w:rsidTr="00402148">
        <w:trPr>
          <w:trHeight w:val="345"/>
        </w:trPr>
        <w:tc>
          <w:tcPr>
            <w:tcW w:w="3840" w:type="dxa"/>
            <w:tcBorders>
              <w:top w:val="nil"/>
              <w:left w:val="single" w:sz="8" w:space="0" w:color="auto"/>
              <w:bottom w:val="single" w:sz="8" w:space="0" w:color="auto"/>
              <w:right w:val="single" w:sz="8" w:space="0" w:color="auto"/>
            </w:tcBorders>
            <w:shd w:val="clear" w:color="auto" w:fill="7F7F7F" w:themeFill="text1" w:themeFillTint="80"/>
            <w:vAlign w:val="center"/>
            <w:hideMark/>
          </w:tcPr>
          <w:p w14:paraId="107FBF5D" w14:textId="77777777" w:rsidR="008F3093" w:rsidRPr="002D7F08" w:rsidRDefault="008F3093" w:rsidP="008F3093">
            <w:pPr>
              <w:rPr>
                <w:b/>
                <w:bCs/>
                <w:color w:val="000000"/>
                <w:lang w:eastAsia="es-MX"/>
              </w:rPr>
            </w:pPr>
            <w:r w:rsidRPr="002D7F08">
              <w:rPr>
                <w:b/>
                <w:bCs/>
                <w:color w:val="000000"/>
                <w:lang w:eastAsia="es-MX"/>
              </w:rPr>
              <w:t>Separador de campos</w:t>
            </w:r>
          </w:p>
        </w:tc>
        <w:tc>
          <w:tcPr>
            <w:tcW w:w="5247" w:type="dxa"/>
            <w:tcBorders>
              <w:top w:val="nil"/>
              <w:left w:val="nil"/>
              <w:bottom w:val="single" w:sz="8" w:space="0" w:color="auto"/>
              <w:right w:val="single" w:sz="8" w:space="0" w:color="auto"/>
            </w:tcBorders>
            <w:shd w:val="clear" w:color="auto" w:fill="auto"/>
            <w:noWrap/>
            <w:hideMark/>
          </w:tcPr>
          <w:p w14:paraId="0FDD1639" w14:textId="19D87FAE" w:rsidR="008F3093" w:rsidRPr="002D7F08" w:rsidRDefault="008F3093" w:rsidP="008F3093">
            <w:pPr>
              <w:rPr>
                <w:color w:val="000000"/>
                <w:lang w:eastAsia="es-MX"/>
              </w:rPr>
            </w:pPr>
            <w:r w:rsidRPr="001E1896">
              <w:rPr>
                <w:lang w:eastAsia="es-MX"/>
              </w:rPr>
              <w:t> N/A</w:t>
            </w:r>
          </w:p>
        </w:tc>
      </w:tr>
      <w:tr w:rsidR="008F3093" w:rsidRPr="002D7F08" w14:paraId="36FE91FE" w14:textId="77777777" w:rsidTr="00402148">
        <w:trPr>
          <w:trHeight w:val="375"/>
        </w:trPr>
        <w:tc>
          <w:tcPr>
            <w:tcW w:w="3840" w:type="dxa"/>
            <w:tcBorders>
              <w:top w:val="nil"/>
              <w:left w:val="single" w:sz="8" w:space="0" w:color="auto"/>
              <w:bottom w:val="single" w:sz="8" w:space="0" w:color="auto"/>
              <w:right w:val="single" w:sz="8" w:space="0" w:color="auto"/>
            </w:tcBorders>
            <w:shd w:val="clear" w:color="auto" w:fill="7F7F7F" w:themeFill="text1" w:themeFillTint="80"/>
            <w:vAlign w:val="center"/>
            <w:hideMark/>
          </w:tcPr>
          <w:p w14:paraId="33910931" w14:textId="77777777" w:rsidR="008F3093" w:rsidRPr="002D7F08" w:rsidRDefault="008F3093" w:rsidP="008F3093">
            <w:pPr>
              <w:rPr>
                <w:b/>
                <w:bCs/>
                <w:color w:val="000000"/>
                <w:lang w:eastAsia="es-MX"/>
              </w:rPr>
            </w:pPr>
            <w:r w:rsidRPr="002D7F08">
              <w:rPr>
                <w:b/>
                <w:bCs/>
                <w:color w:val="000000"/>
                <w:lang w:eastAsia="es-MX"/>
              </w:rPr>
              <w:t>Tamaño de las pistas totales por semana</w:t>
            </w:r>
          </w:p>
        </w:tc>
        <w:tc>
          <w:tcPr>
            <w:tcW w:w="5247" w:type="dxa"/>
            <w:tcBorders>
              <w:top w:val="nil"/>
              <w:left w:val="nil"/>
              <w:bottom w:val="single" w:sz="8" w:space="0" w:color="auto"/>
              <w:right w:val="single" w:sz="8" w:space="0" w:color="auto"/>
            </w:tcBorders>
            <w:shd w:val="clear" w:color="auto" w:fill="auto"/>
            <w:noWrap/>
            <w:hideMark/>
          </w:tcPr>
          <w:p w14:paraId="5E1A6E19" w14:textId="1B0F5A3C" w:rsidR="008F3093" w:rsidRPr="002D7F08" w:rsidRDefault="008F3093" w:rsidP="008F3093">
            <w:pPr>
              <w:rPr>
                <w:color w:val="000000"/>
                <w:lang w:eastAsia="es-MX"/>
              </w:rPr>
            </w:pPr>
            <w:r w:rsidRPr="001E1896">
              <w:rPr>
                <w:lang w:eastAsia="es-MX"/>
              </w:rPr>
              <w:t> N/A</w:t>
            </w:r>
          </w:p>
        </w:tc>
      </w:tr>
    </w:tbl>
    <w:p w14:paraId="5F33A01A" w14:textId="77777777" w:rsidR="00A1090E" w:rsidRPr="002D7F08" w:rsidRDefault="00A1090E" w:rsidP="00A1090E">
      <w:pPr>
        <w:pStyle w:val="BodyText"/>
        <w:rPr>
          <w:sz w:val="20"/>
        </w:rPr>
      </w:pPr>
    </w:p>
    <w:p w14:paraId="5A91F5B0" w14:textId="77777777" w:rsidR="00340DBB" w:rsidRPr="002D7F08" w:rsidRDefault="00350D45" w:rsidP="00340DBB">
      <w:pPr>
        <w:rPr>
          <w:rFonts w:cs="Arial"/>
          <w:b/>
        </w:rPr>
      </w:pPr>
      <w:r w:rsidRPr="002D7F08">
        <w:rPr>
          <w:rFonts w:cs="Arial"/>
          <w:b/>
        </w:rPr>
        <w:t>Ambientes Requeridos</w:t>
      </w:r>
      <w:r w:rsidR="008831EA" w:rsidRPr="002D7F08">
        <w:rPr>
          <w:rStyle w:val="InfoHiddenChar"/>
          <w:rFonts w:ascii="Montserrat" w:hAnsi="Montserrat"/>
          <w:b/>
          <w:bCs/>
          <w:kern w:val="32"/>
          <w:sz w:val="20"/>
          <w:szCs w:val="20"/>
        </w:rPr>
        <w:t xml:space="preserve"> </w:t>
      </w:r>
      <w:r w:rsidR="00C35724" w:rsidRPr="002D7F08">
        <w:rPr>
          <w:rStyle w:val="InfoHiddenChar"/>
          <w:rFonts w:ascii="Montserrat" w:hAnsi="Montserrat"/>
          <w:b/>
          <w:bCs/>
          <w:i w:val="0"/>
          <w:kern w:val="32"/>
          <w:sz w:val="20"/>
          <w:szCs w:val="20"/>
        </w:rPr>
        <w:t>[Fase: Diseño] [Etapa: Arquitectura Tecnológica] (ACTT-CD)</w:t>
      </w:r>
    </w:p>
    <w:p w14:paraId="2C8B3E86" w14:textId="77777777" w:rsidR="00340DBB" w:rsidRPr="002D7F08" w:rsidRDefault="00340DBB" w:rsidP="00DA3CFE">
      <w:pPr>
        <w:pStyle w:val="BodyText"/>
        <w:jc w:val="both"/>
        <w:rPr>
          <w:rFonts w:cs="Arial"/>
          <w:i/>
          <w:vanish/>
          <w:color w:val="0000FF"/>
          <w:sz w:val="20"/>
        </w:rPr>
      </w:pPr>
      <w:r w:rsidRPr="002D7F08">
        <w:rPr>
          <w:rFonts w:cs="Arial"/>
          <w:i/>
          <w:vanish/>
          <w:color w:val="0000FF"/>
          <w:sz w:val="20"/>
        </w:rPr>
        <w:t>Esta sección será completada en la fase de desarrollo del aplicativo.</w:t>
      </w:r>
    </w:p>
    <w:p w14:paraId="74EA6F7F" w14:textId="77777777" w:rsidR="00FF2378" w:rsidRPr="002D7F08" w:rsidRDefault="00FF2378" w:rsidP="00DA3CFE">
      <w:pPr>
        <w:pStyle w:val="BodyText"/>
        <w:jc w:val="both"/>
        <w:rPr>
          <w:sz w:val="20"/>
        </w:rPr>
      </w:pPr>
      <w:r w:rsidRPr="002D7F08">
        <w:rPr>
          <w:rFonts w:cs="Arial"/>
          <w:i/>
          <w:vanish/>
          <w:color w:val="0000FF"/>
          <w:sz w:val="20"/>
        </w:rPr>
        <w:t xml:space="preserve">Sección obligatoria en la que se indican los ambientes que </w:t>
      </w:r>
      <w:r w:rsidR="00333737" w:rsidRPr="002D7F08">
        <w:rPr>
          <w:rFonts w:cs="Arial"/>
          <w:i/>
          <w:vanish/>
          <w:color w:val="0000FF"/>
          <w:sz w:val="20"/>
        </w:rPr>
        <w:t>se requerirán para el aplicativo. Al menos deben existir Desarrollo y Producción.</w:t>
      </w:r>
    </w:p>
    <w:tbl>
      <w:tblPr>
        <w:tblW w:w="6820" w:type="dxa"/>
        <w:tblInd w:w="55" w:type="dxa"/>
        <w:tblCellMar>
          <w:left w:w="70" w:type="dxa"/>
          <w:right w:w="70" w:type="dxa"/>
        </w:tblCellMar>
        <w:tblLook w:val="04A0" w:firstRow="1" w:lastRow="0" w:firstColumn="1" w:lastColumn="0" w:noHBand="0" w:noVBand="1"/>
      </w:tblPr>
      <w:tblGrid>
        <w:gridCol w:w="1700"/>
        <w:gridCol w:w="1210"/>
        <w:gridCol w:w="1387"/>
        <w:gridCol w:w="2523"/>
      </w:tblGrid>
      <w:tr w:rsidR="007257A1" w:rsidRPr="002D7F08" w14:paraId="4FEA4D9B" w14:textId="77777777" w:rsidTr="007257A1">
        <w:trPr>
          <w:trHeight w:val="615"/>
        </w:trPr>
        <w:tc>
          <w:tcPr>
            <w:tcW w:w="172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60C44CA7" w14:textId="77777777" w:rsidR="007257A1" w:rsidRPr="002D7F08" w:rsidRDefault="007257A1" w:rsidP="007257A1">
            <w:pPr>
              <w:jc w:val="center"/>
              <w:rPr>
                <w:b/>
                <w:bCs/>
                <w:color w:val="000000"/>
                <w:lang w:eastAsia="es-MX"/>
              </w:rPr>
            </w:pPr>
            <w:r w:rsidRPr="002D7F08">
              <w:rPr>
                <w:b/>
                <w:bCs/>
                <w:color w:val="000000"/>
                <w:lang w:eastAsia="es-MX"/>
              </w:rPr>
              <w:t>Ambiente</w:t>
            </w:r>
          </w:p>
        </w:tc>
        <w:tc>
          <w:tcPr>
            <w:tcW w:w="1120" w:type="dxa"/>
            <w:tcBorders>
              <w:top w:val="single" w:sz="8" w:space="0" w:color="auto"/>
              <w:left w:val="nil"/>
              <w:bottom w:val="single" w:sz="8" w:space="0" w:color="auto"/>
              <w:right w:val="single" w:sz="8" w:space="0" w:color="auto"/>
            </w:tcBorders>
            <w:shd w:val="clear" w:color="000000" w:fill="BFBFBF"/>
            <w:vAlign w:val="center"/>
            <w:hideMark/>
          </w:tcPr>
          <w:p w14:paraId="65BD83B3" w14:textId="77777777" w:rsidR="007257A1" w:rsidRPr="002D7F08" w:rsidRDefault="007257A1" w:rsidP="007257A1">
            <w:pPr>
              <w:jc w:val="center"/>
              <w:rPr>
                <w:b/>
                <w:bCs/>
                <w:color w:val="000000"/>
                <w:lang w:eastAsia="es-MX"/>
              </w:rPr>
            </w:pPr>
            <w:r w:rsidRPr="002D7F08">
              <w:rPr>
                <w:b/>
                <w:bCs/>
                <w:color w:val="000000"/>
                <w:lang w:eastAsia="es-MX"/>
              </w:rPr>
              <w:t>Requerido</w:t>
            </w:r>
          </w:p>
        </w:tc>
        <w:tc>
          <w:tcPr>
            <w:tcW w:w="1400" w:type="dxa"/>
            <w:tcBorders>
              <w:top w:val="single" w:sz="8" w:space="0" w:color="auto"/>
              <w:left w:val="nil"/>
              <w:bottom w:val="single" w:sz="8" w:space="0" w:color="auto"/>
              <w:right w:val="single" w:sz="8" w:space="0" w:color="auto"/>
            </w:tcBorders>
            <w:shd w:val="clear" w:color="000000" w:fill="BFBFBF"/>
            <w:vAlign w:val="center"/>
            <w:hideMark/>
          </w:tcPr>
          <w:p w14:paraId="32724C7C" w14:textId="77777777" w:rsidR="007257A1" w:rsidRPr="002D7F08" w:rsidRDefault="007257A1" w:rsidP="007257A1">
            <w:pPr>
              <w:jc w:val="center"/>
              <w:rPr>
                <w:b/>
                <w:bCs/>
                <w:color w:val="000000"/>
                <w:lang w:eastAsia="es-MX"/>
              </w:rPr>
            </w:pPr>
            <w:r w:rsidRPr="002D7F08">
              <w:rPr>
                <w:b/>
                <w:bCs/>
                <w:color w:val="000000"/>
                <w:lang w:eastAsia="es-MX"/>
              </w:rPr>
              <w:t>Fecha requerida</w:t>
            </w:r>
          </w:p>
        </w:tc>
        <w:tc>
          <w:tcPr>
            <w:tcW w:w="2580" w:type="dxa"/>
            <w:tcBorders>
              <w:top w:val="single" w:sz="8" w:space="0" w:color="auto"/>
              <w:left w:val="nil"/>
              <w:bottom w:val="single" w:sz="8" w:space="0" w:color="auto"/>
              <w:right w:val="single" w:sz="8" w:space="0" w:color="auto"/>
            </w:tcBorders>
            <w:shd w:val="clear" w:color="000000" w:fill="BFBFBF"/>
            <w:vAlign w:val="center"/>
            <w:hideMark/>
          </w:tcPr>
          <w:p w14:paraId="65ECFE72" w14:textId="77777777" w:rsidR="007257A1" w:rsidRPr="002D7F08" w:rsidRDefault="007257A1" w:rsidP="007257A1">
            <w:pPr>
              <w:jc w:val="center"/>
              <w:rPr>
                <w:b/>
                <w:bCs/>
                <w:color w:val="000000"/>
                <w:lang w:eastAsia="es-MX"/>
              </w:rPr>
            </w:pPr>
            <w:r w:rsidRPr="002D7F08">
              <w:rPr>
                <w:b/>
                <w:bCs/>
                <w:color w:val="000000"/>
                <w:lang w:eastAsia="es-MX"/>
              </w:rPr>
              <w:t>Comentarios adicionales</w:t>
            </w:r>
          </w:p>
        </w:tc>
      </w:tr>
      <w:tr w:rsidR="007257A1" w:rsidRPr="002D7F08" w14:paraId="754ECEB7"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6AB00640" w14:textId="77777777" w:rsidR="007257A1" w:rsidRPr="002D7F08" w:rsidRDefault="007257A1" w:rsidP="007257A1">
            <w:pPr>
              <w:jc w:val="center"/>
              <w:rPr>
                <w:b/>
                <w:bCs/>
                <w:color w:val="000000"/>
                <w:lang w:eastAsia="es-MX"/>
              </w:rPr>
            </w:pPr>
            <w:r w:rsidRPr="002D7F08">
              <w:rPr>
                <w:b/>
                <w:bCs/>
                <w:color w:val="000000"/>
                <w:lang w:eastAsia="es-MX"/>
              </w:rPr>
              <w:t>Desarrollo</w:t>
            </w:r>
          </w:p>
        </w:tc>
        <w:tc>
          <w:tcPr>
            <w:tcW w:w="1120" w:type="dxa"/>
            <w:tcBorders>
              <w:top w:val="nil"/>
              <w:left w:val="nil"/>
              <w:bottom w:val="single" w:sz="8" w:space="0" w:color="auto"/>
              <w:right w:val="single" w:sz="8" w:space="0" w:color="auto"/>
            </w:tcBorders>
            <w:shd w:val="clear" w:color="000000" w:fill="FFFFFF"/>
            <w:vAlign w:val="center"/>
            <w:hideMark/>
          </w:tcPr>
          <w:p w14:paraId="7DECC85F" w14:textId="37056320" w:rsidR="007257A1" w:rsidRPr="002D7F08" w:rsidRDefault="007257A1" w:rsidP="007257A1">
            <w:pPr>
              <w:jc w:val="center"/>
              <w:rPr>
                <w:b/>
                <w:bCs/>
                <w:color w:val="000000"/>
                <w:lang w:eastAsia="es-MX"/>
              </w:rPr>
            </w:pPr>
            <w:r w:rsidRPr="002D7F08">
              <w:rPr>
                <w:b/>
                <w:bCs/>
                <w:color w:val="000000"/>
                <w:lang w:eastAsia="es-MX"/>
              </w:rPr>
              <w:t> </w:t>
            </w:r>
            <w:r w:rsidR="008F3093">
              <w:rPr>
                <w:b/>
                <w:bCs/>
                <w:color w:val="000000"/>
                <w:lang w:eastAsia="es-MX"/>
              </w:rPr>
              <w:t>x</w:t>
            </w:r>
          </w:p>
        </w:tc>
        <w:tc>
          <w:tcPr>
            <w:tcW w:w="1400" w:type="dxa"/>
            <w:tcBorders>
              <w:top w:val="nil"/>
              <w:left w:val="nil"/>
              <w:bottom w:val="single" w:sz="8" w:space="0" w:color="auto"/>
              <w:right w:val="single" w:sz="8" w:space="0" w:color="auto"/>
            </w:tcBorders>
            <w:shd w:val="clear" w:color="auto" w:fill="auto"/>
            <w:vAlign w:val="center"/>
            <w:hideMark/>
          </w:tcPr>
          <w:p w14:paraId="7FCFDFC4" w14:textId="77777777" w:rsidR="007257A1" w:rsidRPr="002D7F08" w:rsidRDefault="007257A1" w:rsidP="007257A1">
            <w:pPr>
              <w:jc w:val="center"/>
              <w:rPr>
                <w:color w:val="000000"/>
                <w:lang w:eastAsia="es-MX"/>
              </w:rPr>
            </w:pPr>
            <w:r w:rsidRPr="002D7F08">
              <w:rPr>
                <w:color w:val="000000"/>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64C85AC3" w14:textId="77777777" w:rsidR="007257A1" w:rsidRPr="002D7F08" w:rsidRDefault="007257A1" w:rsidP="007257A1">
            <w:pPr>
              <w:rPr>
                <w:color w:val="000000"/>
                <w:lang w:eastAsia="es-MX"/>
              </w:rPr>
            </w:pPr>
            <w:r w:rsidRPr="002D7F08">
              <w:rPr>
                <w:color w:val="000000"/>
                <w:lang w:eastAsia="es-MX"/>
              </w:rPr>
              <w:t> </w:t>
            </w:r>
          </w:p>
        </w:tc>
      </w:tr>
      <w:tr w:rsidR="007257A1" w:rsidRPr="002D7F08" w14:paraId="7FCC2150"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6B5D478D" w14:textId="77777777" w:rsidR="007257A1" w:rsidRPr="002D7F08" w:rsidRDefault="007257A1" w:rsidP="007257A1">
            <w:pPr>
              <w:jc w:val="center"/>
              <w:rPr>
                <w:b/>
                <w:bCs/>
                <w:color w:val="000000"/>
                <w:lang w:eastAsia="es-MX"/>
              </w:rPr>
            </w:pPr>
            <w:r w:rsidRPr="002D7F08">
              <w:rPr>
                <w:b/>
                <w:bCs/>
                <w:color w:val="000000"/>
                <w:lang w:eastAsia="es-MX"/>
              </w:rPr>
              <w:t>Pruebas</w:t>
            </w:r>
          </w:p>
        </w:tc>
        <w:tc>
          <w:tcPr>
            <w:tcW w:w="1120" w:type="dxa"/>
            <w:tcBorders>
              <w:top w:val="nil"/>
              <w:left w:val="nil"/>
              <w:bottom w:val="single" w:sz="8" w:space="0" w:color="auto"/>
              <w:right w:val="single" w:sz="8" w:space="0" w:color="auto"/>
            </w:tcBorders>
            <w:shd w:val="clear" w:color="000000" w:fill="FFFFFF"/>
            <w:vAlign w:val="center"/>
            <w:hideMark/>
          </w:tcPr>
          <w:p w14:paraId="748EDCD6" w14:textId="64B8865C" w:rsidR="007257A1" w:rsidRPr="002D7F08" w:rsidRDefault="008F3093" w:rsidP="007257A1">
            <w:pPr>
              <w:jc w:val="center"/>
              <w:rPr>
                <w:b/>
                <w:bCs/>
                <w:color w:val="000000"/>
                <w:lang w:eastAsia="es-MX"/>
              </w:rPr>
            </w:pPr>
            <w:r>
              <w:rPr>
                <w:b/>
                <w:bCs/>
                <w:color w:val="000000"/>
                <w:lang w:eastAsia="es-MX"/>
              </w:rPr>
              <w:t>x</w:t>
            </w:r>
            <w:r w:rsidR="007257A1" w:rsidRPr="002D7F08">
              <w:rPr>
                <w:b/>
                <w:bCs/>
                <w:color w:val="000000"/>
                <w:lang w:eastAsia="es-MX"/>
              </w:rPr>
              <w:t> </w:t>
            </w:r>
          </w:p>
        </w:tc>
        <w:tc>
          <w:tcPr>
            <w:tcW w:w="1400" w:type="dxa"/>
            <w:tcBorders>
              <w:top w:val="nil"/>
              <w:left w:val="nil"/>
              <w:bottom w:val="single" w:sz="8" w:space="0" w:color="auto"/>
              <w:right w:val="single" w:sz="8" w:space="0" w:color="auto"/>
            </w:tcBorders>
            <w:shd w:val="clear" w:color="auto" w:fill="auto"/>
            <w:vAlign w:val="center"/>
            <w:hideMark/>
          </w:tcPr>
          <w:p w14:paraId="27BAFE3F" w14:textId="77777777" w:rsidR="007257A1" w:rsidRPr="002D7F08" w:rsidRDefault="007257A1" w:rsidP="007257A1">
            <w:pPr>
              <w:jc w:val="center"/>
              <w:rPr>
                <w:color w:val="000000"/>
                <w:lang w:eastAsia="es-MX"/>
              </w:rPr>
            </w:pPr>
            <w:r w:rsidRPr="002D7F08">
              <w:rPr>
                <w:color w:val="000000"/>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4BB87E25" w14:textId="77777777" w:rsidR="007257A1" w:rsidRPr="002D7F08" w:rsidRDefault="007257A1" w:rsidP="007257A1">
            <w:pPr>
              <w:rPr>
                <w:color w:val="000000"/>
                <w:lang w:eastAsia="es-MX"/>
              </w:rPr>
            </w:pPr>
            <w:r w:rsidRPr="002D7F08">
              <w:rPr>
                <w:color w:val="000000"/>
                <w:lang w:eastAsia="es-MX"/>
              </w:rPr>
              <w:t> </w:t>
            </w:r>
          </w:p>
        </w:tc>
      </w:tr>
      <w:tr w:rsidR="007257A1" w:rsidRPr="002D7F08" w14:paraId="3644744F"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5526EC07" w14:textId="77777777" w:rsidR="007257A1" w:rsidRPr="002D7F08" w:rsidRDefault="007257A1" w:rsidP="007257A1">
            <w:pPr>
              <w:jc w:val="center"/>
              <w:rPr>
                <w:b/>
                <w:bCs/>
                <w:color w:val="000000"/>
                <w:lang w:eastAsia="es-MX"/>
              </w:rPr>
            </w:pPr>
            <w:r w:rsidRPr="002D7F08">
              <w:rPr>
                <w:b/>
                <w:bCs/>
                <w:color w:val="000000"/>
                <w:lang w:eastAsia="es-MX"/>
              </w:rPr>
              <w:t>Estrés</w:t>
            </w:r>
          </w:p>
        </w:tc>
        <w:tc>
          <w:tcPr>
            <w:tcW w:w="1120" w:type="dxa"/>
            <w:tcBorders>
              <w:top w:val="nil"/>
              <w:left w:val="nil"/>
              <w:bottom w:val="single" w:sz="8" w:space="0" w:color="auto"/>
              <w:right w:val="single" w:sz="8" w:space="0" w:color="auto"/>
            </w:tcBorders>
            <w:shd w:val="clear" w:color="000000" w:fill="FFFFFF"/>
            <w:vAlign w:val="center"/>
            <w:hideMark/>
          </w:tcPr>
          <w:p w14:paraId="5139AD05" w14:textId="77777777" w:rsidR="007257A1" w:rsidRPr="002D7F08" w:rsidRDefault="007257A1" w:rsidP="007257A1">
            <w:pPr>
              <w:jc w:val="center"/>
              <w:rPr>
                <w:b/>
                <w:bCs/>
                <w:color w:val="000000"/>
                <w:lang w:eastAsia="es-MX"/>
              </w:rPr>
            </w:pPr>
            <w:r w:rsidRPr="002D7F08">
              <w:rPr>
                <w:b/>
                <w:bCs/>
                <w:color w:val="000000"/>
                <w:lang w:eastAsia="es-MX"/>
              </w:rPr>
              <w:t> </w:t>
            </w:r>
          </w:p>
        </w:tc>
        <w:tc>
          <w:tcPr>
            <w:tcW w:w="1400" w:type="dxa"/>
            <w:tcBorders>
              <w:top w:val="nil"/>
              <w:left w:val="nil"/>
              <w:bottom w:val="single" w:sz="8" w:space="0" w:color="auto"/>
              <w:right w:val="single" w:sz="8" w:space="0" w:color="auto"/>
            </w:tcBorders>
            <w:shd w:val="clear" w:color="auto" w:fill="auto"/>
            <w:vAlign w:val="center"/>
            <w:hideMark/>
          </w:tcPr>
          <w:p w14:paraId="2CAF88E9" w14:textId="77777777" w:rsidR="007257A1" w:rsidRPr="002D7F08" w:rsidRDefault="007257A1" w:rsidP="007257A1">
            <w:pPr>
              <w:jc w:val="center"/>
              <w:rPr>
                <w:color w:val="000000"/>
                <w:lang w:eastAsia="es-MX"/>
              </w:rPr>
            </w:pPr>
            <w:r w:rsidRPr="002D7F08">
              <w:rPr>
                <w:color w:val="000000"/>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6524224B" w14:textId="77777777" w:rsidR="007257A1" w:rsidRPr="002D7F08" w:rsidRDefault="007257A1" w:rsidP="007257A1">
            <w:pPr>
              <w:rPr>
                <w:color w:val="000000"/>
                <w:lang w:eastAsia="es-MX"/>
              </w:rPr>
            </w:pPr>
            <w:r w:rsidRPr="002D7F08">
              <w:rPr>
                <w:color w:val="000000"/>
                <w:lang w:eastAsia="es-MX"/>
              </w:rPr>
              <w:t> </w:t>
            </w:r>
          </w:p>
        </w:tc>
      </w:tr>
      <w:tr w:rsidR="007257A1" w:rsidRPr="002D7F08" w14:paraId="79E60B58"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7B2EC51A" w14:textId="77777777" w:rsidR="007257A1" w:rsidRPr="002D7F08" w:rsidRDefault="007257A1" w:rsidP="007257A1">
            <w:pPr>
              <w:jc w:val="center"/>
              <w:rPr>
                <w:b/>
                <w:bCs/>
                <w:color w:val="000000"/>
                <w:lang w:eastAsia="es-MX"/>
              </w:rPr>
            </w:pPr>
            <w:r w:rsidRPr="002D7F08">
              <w:rPr>
                <w:b/>
                <w:bCs/>
                <w:color w:val="000000"/>
                <w:lang w:eastAsia="es-MX"/>
              </w:rPr>
              <w:t>Producción</w:t>
            </w:r>
          </w:p>
        </w:tc>
        <w:tc>
          <w:tcPr>
            <w:tcW w:w="1120" w:type="dxa"/>
            <w:tcBorders>
              <w:top w:val="nil"/>
              <w:left w:val="nil"/>
              <w:bottom w:val="single" w:sz="8" w:space="0" w:color="auto"/>
              <w:right w:val="single" w:sz="8" w:space="0" w:color="auto"/>
            </w:tcBorders>
            <w:shd w:val="clear" w:color="000000" w:fill="FFFFFF"/>
            <w:vAlign w:val="center"/>
            <w:hideMark/>
          </w:tcPr>
          <w:p w14:paraId="4C4C5E72" w14:textId="1607590E" w:rsidR="007257A1" w:rsidRPr="002D7F08" w:rsidRDefault="007257A1" w:rsidP="007257A1">
            <w:pPr>
              <w:jc w:val="center"/>
              <w:rPr>
                <w:b/>
                <w:bCs/>
                <w:color w:val="000000"/>
                <w:lang w:eastAsia="es-MX"/>
              </w:rPr>
            </w:pPr>
            <w:r w:rsidRPr="002D7F08">
              <w:rPr>
                <w:b/>
                <w:bCs/>
                <w:color w:val="000000"/>
                <w:lang w:eastAsia="es-MX"/>
              </w:rPr>
              <w:t> </w:t>
            </w:r>
            <w:r w:rsidR="008F3093">
              <w:rPr>
                <w:b/>
                <w:bCs/>
                <w:color w:val="000000"/>
                <w:lang w:eastAsia="es-MX"/>
              </w:rPr>
              <w:t>x</w:t>
            </w:r>
          </w:p>
        </w:tc>
        <w:tc>
          <w:tcPr>
            <w:tcW w:w="1400" w:type="dxa"/>
            <w:tcBorders>
              <w:top w:val="nil"/>
              <w:left w:val="nil"/>
              <w:bottom w:val="single" w:sz="8" w:space="0" w:color="auto"/>
              <w:right w:val="single" w:sz="8" w:space="0" w:color="auto"/>
            </w:tcBorders>
            <w:shd w:val="clear" w:color="auto" w:fill="auto"/>
            <w:vAlign w:val="center"/>
            <w:hideMark/>
          </w:tcPr>
          <w:p w14:paraId="28D019C0" w14:textId="77777777" w:rsidR="007257A1" w:rsidRPr="002D7F08" w:rsidRDefault="007257A1" w:rsidP="007257A1">
            <w:pPr>
              <w:jc w:val="center"/>
              <w:rPr>
                <w:color w:val="000000"/>
                <w:lang w:eastAsia="es-MX"/>
              </w:rPr>
            </w:pPr>
            <w:r w:rsidRPr="002D7F08">
              <w:rPr>
                <w:color w:val="000000"/>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5278A886" w14:textId="77777777" w:rsidR="007257A1" w:rsidRPr="002D7F08" w:rsidRDefault="007257A1" w:rsidP="007257A1">
            <w:pPr>
              <w:rPr>
                <w:color w:val="000000"/>
                <w:lang w:eastAsia="es-MX"/>
              </w:rPr>
            </w:pPr>
            <w:r w:rsidRPr="002D7F08">
              <w:rPr>
                <w:color w:val="000000"/>
                <w:lang w:eastAsia="es-MX"/>
              </w:rPr>
              <w:t> </w:t>
            </w:r>
          </w:p>
        </w:tc>
      </w:tr>
      <w:tr w:rsidR="007257A1" w:rsidRPr="002D7F08" w14:paraId="0ABD8221"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094E3A0A" w14:textId="77777777" w:rsidR="007257A1" w:rsidRPr="002D7F08" w:rsidRDefault="007257A1" w:rsidP="007257A1">
            <w:pPr>
              <w:jc w:val="center"/>
              <w:rPr>
                <w:b/>
                <w:bCs/>
                <w:color w:val="000000"/>
                <w:lang w:eastAsia="es-MX"/>
              </w:rPr>
            </w:pPr>
            <w:r w:rsidRPr="002D7F08">
              <w:rPr>
                <w:b/>
                <w:bCs/>
                <w:color w:val="000000"/>
                <w:lang w:eastAsia="es-MX"/>
              </w:rPr>
              <w:t>Otro</w:t>
            </w:r>
          </w:p>
        </w:tc>
        <w:tc>
          <w:tcPr>
            <w:tcW w:w="1120" w:type="dxa"/>
            <w:tcBorders>
              <w:top w:val="nil"/>
              <w:left w:val="nil"/>
              <w:bottom w:val="single" w:sz="8" w:space="0" w:color="auto"/>
              <w:right w:val="single" w:sz="8" w:space="0" w:color="auto"/>
            </w:tcBorders>
            <w:shd w:val="clear" w:color="000000" w:fill="FFFFFF"/>
            <w:vAlign w:val="center"/>
            <w:hideMark/>
          </w:tcPr>
          <w:p w14:paraId="191549E8" w14:textId="77777777" w:rsidR="007257A1" w:rsidRPr="002D7F08" w:rsidRDefault="007257A1" w:rsidP="007257A1">
            <w:pPr>
              <w:jc w:val="center"/>
              <w:rPr>
                <w:b/>
                <w:bCs/>
                <w:color w:val="000000"/>
                <w:lang w:eastAsia="es-MX"/>
              </w:rPr>
            </w:pPr>
            <w:r w:rsidRPr="002D7F08">
              <w:rPr>
                <w:b/>
                <w:bCs/>
                <w:color w:val="000000"/>
                <w:lang w:eastAsia="es-MX"/>
              </w:rPr>
              <w:t> </w:t>
            </w:r>
          </w:p>
        </w:tc>
        <w:tc>
          <w:tcPr>
            <w:tcW w:w="1400" w:type="dxa"/>
            <w:tcBorders>
              <w:top w:val="nil"/>
              <w:left w:val="nil"/>
              <w:bottom w:val="single" w:sz="8" w:space="0" w:color="auto"/>
              <w:right w:val="single" w:sz="8" w:space="0" w:color="auto"/>
            </w:tcBorders>
            <w:shd w:val="clear" w:color="auto" w:fill="auto"/>
            <w:vAlign w:val="center"/>
            <w:hideMark/>
          </w:tcPr>
          <w:p w14:paraId="60C10C91" w14:textId="77777777" w:rsidR="007257A1" w:rsidRPr="002D7F08" w:rsidRDefault="007257A1" w:rsidP="007257A1">
            <w:pPr>
              <w:jc w:val="center"/>
              <w:rPr>
                <w:color w:val="000000"/>
                <w:lang w:eastAsia="es-MX"/>
              </w:rPr>
            </w:pPr>
            <w:r w:rsidRPr="002D7F08">
              <w:rPr>
                <w:color w:val="000000"/>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690BF4DC" w14:textId="77777777" w:rsidR="007257A1" w:rsidRPr="002D7F08" w:rsidRDefault="007257A1" w:rsidP="007257A1">
            <w:pPr>
              <w:rPr>
                <w:color w:val="000000"/>
                <w:lang w:eastAsia="es-MX"/>
              </w:rPr>
            </w:pPr>
            <w:r w:rsidRPr="002D7F08">
              <w:rPr>
                <w:color w:val="000000"/>
                <w:lang w:eastAsia="es-MX"/>
              </w:rPr>
              <w:t> </w:t>
            </w:r>
          </w:p>
        </w:tc>
      </w:tr>
    </w:tbl>
    <w:p w14:paraId="2335D62D" w14:textId="77777777" w:rsidR="007257A1" w:rsidRPr="002D7F08" w:rsidRDefault="007257A1" w:rsidP="007257A1">
      <w:pPr>
        <w:pStyle w:val="BodyText"/>
        <w:rPr>
          <w:sz w:val="20"/>
        </w:rPr>
      </w:pPr>
    </w:p>
    <w:p w14:paraId="636639F0" w14:textId="77777777" w:rsidR="00340DBB" w:rsidRPr="002D7F08" w:rsidRDefault="00350D45" w:rsidP="00340DBB">
      <w:pPr>
        <w:rPr>
          <w:rFonts w:cs="Arial"/>
          <w:b/>
        </w:rPr>
      </w:pPr>
      <w:r w:rsidRPr="002D7F08">
        <w:rPr>
          <w:rFonts w:cs="Arial"/>
          <w:b/>
        </w:rPr>
        <w:t>Autenticación de Usuario</w:t>
      </w:r>
      <w:r w:rsidR="008831EA" w:rsidRPr="002D7F08">
        <w:rPr>
          <w:rFonts w:cs="Arial"/>
          <w:b/>
        </w:rPr>
        <w:t xml:space="preserve"> </w:t>
      </w:r>
      <w:r w:rsidR="008831EA" w:rsidRPr="002D7F08">
        <w:rPr>
          <w:rStyle w:val="InfoHiddenChar"/>
          <w:rFonts w:ascii="Montserrat" w:hAnsi="Montserrat"/>
          <w:b/>
          <w:bCs/>
          <w:kern w:val="32"/>
          <w:sz w:val="20"/>
          <w:szCs w:val="20"/>
        </w:rPr>
        <w:t xml:space="preserve"> </w:t>
      </w:r>
      <w:r w:rsidR="00C35724" w:rsidRPr="002D7F08">
        <w:rPr>
          <w:rStyle w:val="InfoHiddenChar"/>
          <w:rFonts w:ascii="Montserrat" w:hAnsi="Montserrat"/>
          <w:b/>
          <w:bCs/>
          <w:i w:val="0"/>
          <w:kern w:val="32"/>
          <w:sz w:val="20"/>
          <w:szCs w:val="20"/>
        </w:rPr>
        <w:t>[Fase: Diseño] [Etapa: Arquitectura Tecnológica] (ACTT-ACSMC)</w:t>
      </w:r>
    </w:p>
    <w:p w14:paraId="63C991DD" w14:textId="77777777" w:rsidR="00340DBB" w:rsidRPr="002D7F08" w:rsidRDefault="00340DBB" w:rsidP="00DA3CFE">
      <w:pPr>
        <w:pStyle w:val="BodyText"/>
        <w:jc w:val="both"/>
        <w:rPr>
          <w:rFonts w:cs="Arial"/>
          <w:i/>
          <w:vanish/>
          <w:color w:val="0000FF"/>
          <w:sz w:val="20"/>
        </w:rPr>
      </w:pPr>
      <w:r w:rsidRPr="002D7F08">
        <w:rPr>
          <w:rFonts w:cs="Arial"/>
          <w:i/>
          <w:vanish/>
          <w:color w:val="0000FF"/>
          <w:sz w:val="20"/>
        </w:rPr>
        <w:t>Esta sección será completada en la fase de desarrollo del aplicativo.</w:t>
      </w:r>
    </w:p>
    <w:p w14:paraId="46EDB7C8" w14:textId="77777777" w:rsidR="00333737" w:rsidRPr="002D7F08" w:rsidRDefault="00333737" w:rsidP="00DA3CFE">
      <w:pPr>
        <w:pStyle w:val="BodyText"/>
        <w:jc w:val="both"/>
        <w:rPr>
          <w:sz w:val="20"/>
        </w:rPr>
      </w:pPr>
      <w:r w:rsidRPr="002D7F08">
        <w:rPr>
          <w:rFonts w:cs="Arial"/>
          <w:i/>
          <w:vanish/>
          <w:color w:val="0000FF"/>
          <w:sz w:val="20"/>
        </w:rPr>
        <w:t>Detallar el tipo de autenticación que se utilizará para cada tipo de usuario del aplicativo, cuando aplique.</w:t>
      </w:r>
    </w:p>
    <w:tbl>
      <w:tblPr>
        <w:tblW w:w="9760" w:type="dxa"/>
        <w:tblInd w:w="55" w:type="dxa"/>
        <w:tblCellMar>
          <w:left w:w="70" w:type="dxa"/>
          <w:right w:w="70" w:type="dxa"/>
        </w:tblCellMar>
        <w:tblLook w:val="04A0" w:firstRow="1" w:lastRow="0" w:firstColumn="1" w:lastColumn="0" w:noHBand="0" w:noVBand="1"/>
      </w:tblPr>
      <w:tblGrid>
        <w:gridCol w:w="1768"/>
        <w:gridCol w:w="1375"/>
        <w:gridCol w:w="1397"/>
        <w:gridCol w:w="1528"/>
        <w:gridCol w:w="2206"/>
        <w:gridCol w:w="1486"/>
      </w:tblGrid>
      <w:tr w:rsidR="007257A1" w:rsidRPr="002D7F08" w14:paraId="4C3978B4" w14:textId="77777777" w:rsidTr="008F3093">
        <w:trPr>
          <w:trHeight w:val="585"/>
        </w:trPr>
        <w:tc>
          <w:tcPr>
            <w:tcW w:w="1768"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28B04E19" w14:textId="77777777" w:rsidR="007257A1" w:rsidRPr="002D7F08" w:rsidRDefault="007257A1" w:rsidP="007257A1">
            <w:pPr>
              <w:jc w:val="center"/>
              <w:rPr>
                <w:b/>
                <w:bCs/>
                <w:color w:val="000000"/>
                <w:lang w:eastAsia="es-MX"/>
              </w:rPr>
            </w:pPr>
            <w:r w:rsidRPr="002D7F08">
              <w:rPr>
                <w:b/>
                <w:bCs/>
                <w:color w:val="000000"/>
                <w:lang w:eastAsia="es-MX"/>
              </w:rPr>
              <w:t>Tipo de usuario</w:t>
            </w:r>
          </w:p>
        </w:tc>
        <w:tc>
          <w:tcPr>
            <w:tcW w:w="6506" w:type="dxa"/>
            <w:gridSpan w:val="4"/>
            <w:tcBorders>
              <w:top w:val="single" w:sz="8" w:space="0" w:color="auto"/>
              <w:left w:val="nil"/>
              <w:bottom w:val="single" w:sz="8" w:space="0" w:color="auto"/>
              <w:right w:val="single" w:sz="8" w:space="0" w:color="000000"/>
            </w:tcBorders>
            <w:shd w:val="clear" w:color="000000" w:fill="BFBFBF"/>
            <w:vAlign w:val="center"/>
            <w:hideMark/>
          </w:tcPr>
          <w:p w14:paraId="0EB0D1C7" w14:textId="77777777" w:rsidR="007257A1" w:rsidRPr="002D7F08" w:rsidRDefault="007257A1" w:rsidP="007257A1">
            <w:pPr>
              <w:jc w:val="center"/>
              <w:rPr>
                <w:b/>
                <w:bCs/>
                <w:color w:val="000000"/>
                <w:lang w:eastAsia="es-MX"/>
              </w:rPr>
            </w:pPr>
            <w:r w:rsidRPr="002D7F08">
              <w:rPr>
                <w:b/>
                <w:bCs/>
                <w:color w:val="000000"/>
                <w:lang w:eastAsia="es-MX"/>
              </w:rPr>
              <w:t>Tipo de autenticación</w:t>
            </w:r>
          </w:p>
        </w:tc>
        <w:tc>
          <w:tcPr>
            <w:tcW w:w="1486"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306C77B7" w14:textId="77777777" w:rsidR="007257A1" w:rsidRPr="002D7F08" w:rsidRDefault="007257A1" w:rsidP="007257A1">
            <w:pPr>
              <w:jc w:val="center"/>
              <w:rPr>
                <w:b/>
                <w:bCs/>
                <w:color w:val="000000"/>
                <w:lang w:eastAsia="es-MX"/>
              </w:rPr>
            </w:pPr>
            <w:r w:rsidRPr="002D7F08">
              <w:rPr>
                <w:b/>
                <w:bCs/>
                <w:color w:val="000000"/>
                <w:lang w:eastAsia="es-MX"/>
              </w:rPr>
              <w:t>Comentarios adicionales</w:t>
            </w:r>
          </w:p>
        </w:tc>
      </w:tr>
      <w:tr w:rsidR="007257A1" w:rsidRPr="002D7F08" w14:paraId="6C8568F9" w14:textId="77777777" w:rsidTr="008F3093">
        <w:trPr>
          <w:trHeight w:val="315"/>
        </w:trPr>
        <w:tc>
          <w:tcPr>
            <w:tcW w:w="1768" w:type="dxa"/>
            <w:tcBorders>
              <w:top w:val="nil"/>
              <w:left w:val="single" w:sz="8" w:space="0" w:color="auto"/>
              <w:bottom w:val="single" w:sz="8" w:space="0" w:color="auto"/>
              <w:right w:val="single" w:sz="8" w:space="0" w:color="auto"/>
            </w:tcBorders>
            <w:shd w:val="clear" w:color="000000" w:fill="D8D8D8"/>
            <w:vAlign w:val="center"/>
            <w:hideMark/>
          </w:tcPr>
          <w:p w14:paraId="53D86755" w14:textId="77777777" w:rsidR="007257A1" w:rsidRPr="002D7F08" w:rsidRDefault="007257A1" w:rsidP="007257A1">
            <w:pPr>
              <w:jc w:val="center"/>
              <w:rPr>
                <w:b/>
                <w:bCs/>
                <w:color w:val="000000"/>
                <w:lang w:eastAsia="es-MX"/>
              </w:rPr>
            </w:pPr>
            <w:r w:rsidRPr="002D7F08">
              <w:rPr>
                <w:b/>
                <w:bCs/>
                <w:color w:val="000000"/>
                <w:lang w:eastAsia="es-MX"/>
              </w:rPr>
              <w:t> </w:t>
            </w:r>
          </w:p>
        </w:tc>
        <w:tc>
          <w:tcPr>
            <w:tcW w:w="1375" w:type="dxa"/>
            <w:tcBorders>
              <w:top w:val="nil"/>
              <w:left w:val="nil"/>
              <w:bottom w:val="single" w:sz="8" w:space="0" w:color="auto"/>
              <w:right w:val="single" w:sz="8" w:space="0" w:color="auto"/>
            </w:tcBorders>
            <w:shd w:val="clear" w:color="000000" w:fill="D8D8D8"/>
            <w:vAlign w:val="center"/>
            <w:hideMark/>
          </w:tcPr>
          <w:p w14:paraId="30010ED5" w14:textId="77777777" w:rsidR="007257A1" w:rsidRPr="002D7F08" w:rsidRDefault="007257A1" w:rsidP="007257A1">
            <w:pPr>
              <w:jc w:val="center"/>
              <w:rPr>
                <w:b/>
                <w:bCs/>
                <w:color w:val="000000"/>
                <w:lang w:eastAsia="es-MX"/>
              </w:rPr>
            </w:pPr>
            <w:r w:rsidRPr="002D7F08">
              <w:rPr>
                <w:b/>
                <w:bCs/>
                <w:color w:val="000000"/>
                <w:lang w:eastAsia="es-MX"/>
              </w:rPr>
              <w:t>FIEL</w:t>
            </w:r>
          </w:p>
        </w:tc>
        <w:tc>
          <w:tcPr>
            <w:tcW w:w="1397" w:type="dxa"/>
            <w:tcBorders>
              <w:top w:val="nil"/>
              <w:left w:val="nil"/>
              <w:bottom w:val="single" w:sz="8" w:space="0" w:color="auto"/>
              <w:right w:val="single" w:sz="8" w:space="0" w:color="auto"/>
            </w:tcBorders>
            <w:shd w:val="clear" w:color="000000" w:fill="D8D8D8"/>
            <w:vAlign w:val="center"/>
            <w:hideMark/>
          </w:tcPr>
          <w:p w14:paraId="33A2CAE2" w14:textId="77777777" w:rsidR="007257A1" w:rsidRPr="002D7F08" w:rsidRDefault="007257A1" w:rsidP="007257A1">
            <w:pPr>
              <w:jc w:val="center"/>
              <w:rPr>
                <w:b/>
                <w:bCs/>
                <w:color w:val="000000"/>
                <w:lang w:eastAsia="es-MX"/>
              </w:rPr>
            </w:pPr>
            <w:r w:rsidRPr="002D7F08">
              <w:rPr>
                <w:b/>
                <w:bCs/>
                <w:color w:val="000000"/>
                <w:lang w:eastAsia="es-MX"/>
              </w:rPr>
              <w:t>Contraseña</w:t>
            </w:r>
          </w:p>
        </w:tc>
        <w:tc>
          <w:tcPr>
            <w:tcW w:w="1528" w:type="dxa"/>
            <w:tcBorders>
              <w:top w:val="nil"/>
              <w:left w:val="nil"/>
              <w:bottom w:val="single" w:sz="8" w:space="0" w:color="auto"/>
              <w:right w:val="single" w:sz="8" w:space="0" w:color="auto"/>
            </w:tcBorders>
            <w:shd w:val="clear" w:color="000000" w:fill="D8D8D8"/>
            <w:vAlign w:val="center"/>
            <w:hideMark/>
          </w:tcPr>
          <w:p w14:paraId="074E2136" w14:textId="77777777" w:rsidR="007257A1" w:rsidRPr="002D7F08" w:rsidRDefault="007257A1" w:rsidP="007257A1">
            <w:pPr>
              <w:jc w:val="center"/>
              <w:rPr>
                <w:b/>
                <w:bCs/>
                <w:color w:val="000000"/>
                <w:lang w:eastAsia="es-MX"/>
              </w:rPr>
            </w:pPr>
            <w:r w:rsidRPr="002D7F08">
              <w:rPr>
                <w:b/>
                <w:bCs/>
                <w:color w:val="000000"/>
                <w:lang w:eastAsia="es-MX"/>
              </w:rPr>
              <w:t>Federación</w:t>
            </w:r>
          </w:p>
        </w:tc>
        <w:tc>
          <w:tcPr>
            <w:tcW w:w="2206" w:type="dxa"/>
            <w:tcBorders>
              <w:top w:val="nil"/>
              <w:left w:val="nil"/>
              <w:bottom w:val="single" w:sz="8" w:space="0" w:color="auto"/>
              <w:right w:val="single" w:sz="8" w:space="0" w:color="auto"/>
            </w:tcBorders>
            <w:shd w:val="clear" w:color="000000" w:fill="D8D8D8"/>
            <w:vAlign w:val="center"/>
            <w:hideMark/>
          </w:tcPr>
          <w:p w14:paraId="5B5CD7AD" w14:textId="77777777" w:rsidR="007257A1" w:rsidRPr="002D7F08" w:rsidRDefault="007257A1" w:rsidP="007257A1">
            <w:pPr>
              <w:jc w:val="center"/>
              <w:rPr>
                <w:b/>
                <w:bCs/>
                <w:color w:val="000000"/>
                <w:lang w:eastAsia="es-MX"/>
              </w:rPr>
            </w:pPr>
            <w:r w:rsidRPr="002D7F08">
              <w:rPr>
                <w:b/>
                <w:bCs/>
                <w:color w:val="000000"/>
                <w:lang w:eastAsia="es-MX"/>
              </w:rPr>
              <w:t>Otro</w:t>
            </w:r>
          </w:p>
        </w:tc>
        <w:tc>
          <w:tcPr>
            <w:tcW w:w="1486" w:type="dxa"/>
            <w:vMerge/>
            <w:tcBorders>
              <w:top w:val="single" w:sz="8" w:space="0" w:color="auto"/>
              <w:left w:val="single" w:sz="8" w:space="0" w:color="auto"/>
              <w:bottom w:val="single" w:sz="8" w:space="0" w:color="000000"/>
              <w:right w:val="single" w:sz="8" w:space="0" w:color="auto"/>
            </w:tcBorders>
            <w:vAlign w:val="center"/>
            <w:hideMark/>
          </w:tcPr>
          <w:p w14:paraId="13CAF77E" w14:textId="77777777" w:rsidR="007257A1" w:rsidRPr="002D7F08" w:rsidRDefault="007257A1" w:rsidP="007257A1">
            <w:pPr>
              <w:rPr>
                <w:b/>
                <w:bCs/>
                <w:color w:val="000000"/>
                <w:lang w:eastAsia="es-MX"/>
              </w:rPr>
            </w:pPr>
          </w:p>
        </w:tc>
      </w:tr>
      <w:tr w:rsidR="008F3093" w:rsidRPr="002D7F08" w14:paraId="0891A778" w14:textId="77777777" w:rsidTr="008F3093">
        <w:trPr>
          <w:trHeight w:val="315"/>
        </w:trPr>
        <w:tc>
          <w:tcPr>
            <w:tcW w:w="1768" w:type="dxa"/>
            <w:tcBorders>
              <w:top w:val="nil"/>
              <w:left w:val="single" w:sz="8" w:space="0" w:color="auto"/>
              <w:bottom w:val="single" w:sz="8" w:space="0" w:color="auto"/>
              <w:right w:val="single" w:sz="8" w:space="0" w:color="auto"/>
            </w:tcBorders>
            <w:shd w:val="clear" w:color="000000" w:fill="D8D8D8"/>
            <w:vAlign w:val="center"/>
            <w:hideMark/>
          </w:tcPr>
          <w:p w14:paraId="55190E3E" w14:textId="77777777" w:rsidR="008F3093" w:rsidRPr="002D7F08" w:rsidRDefault="008F3093" w:rsidP="008F3093">
            <w:pPr>
              <w:rPr>
                <w:b/>
                <w:bCs/>
                <w:color w:val="000000"/>
                <w:lang w:eastAsia="es-MX"/>
              </w:rPr>
            </w:pPr>
            <w:r w:rsidRPr="002D7F08">
              <w:rPr>
                <w:b/>
                <w:bCs/>
                <w:color w:val="000000"/>
                <w:lang w:eastAsia="es-MX"/>
              </w:rPr>
              <w:t>Empleados</w:t>
            </w:r>
          </w:p>
        </w:tc>
        <w:tc>
          <w:tcPr>
            <w:tcW w:w="1375" w:type="dxa"/>
            <w:tcBorders>
              <w:top w:val="nil"/>
              <w:left w:val="nil"/>
              <w:bottom w:val="single" w:sz="8" w:space="0" w:color="auto"/>
              <w:right w:val="single" w:sz="8" w:space="0" w:color="auto"/>
            </w:tcBorders>
            <w:shd w:val="clear" w:color="auto" w:fill="auto"/>
            <w:vAlign w:val="center"/>
            <w:hideMark/>
          </w:tcPr>
          <w:p w14:paraId="3D444F0B" w14:textId="32F03B90" w:rsidR="008F3093" w:rsidRPr="002D7F08" w:rsidRDefault="008F3093" w:rsidP="008F3093">
            <w:pPr>
              <w:jc w:val="center"/>
              <w:rPr>
                <w:color w:val="000000"/>
                <w:lang w:eastAsia="es-MX"/>
              </w:rPr>
            </w:pPr>
            <w:r w:rsidRPr="002D7F08">
              <w:rPr>
                <w:color w:val="000000"/>
                <w:lang w:eastAsia="es-MX"/>
              </w:rPr>
              <w:t> </w:t>
            </w:r>
            <w:r w:rsidRPr="002D7F08">
              <w:rPr>
                <w:lang w:eastAsia="es-MX"/>
              </w:rPr>
              <w:t> </w:t>
            </w:r>
            <w:r>
              <w:rPr>
                <w:lang w:eastAsia="es-MX"/>
              </w:rPr>
              <w:t>N/A</w:t>
            </w:r>
          </w:p>
        </w:tc>
        <w:tc>
          <w:tcPr>
            <w:tcW w:w="1397" w:type="dxa"/>
            <w:tcBorders>
              <w:top w:val="nil"/>
              <w:left w:val="nil"/>
              <w:bottom w:val="single" w:sz="8" w:space="0" w:color="auto"/>
              <w:right w:val="single" w:sz="8" w:space="0" w:color="auto"/>
            </w:tcBorders>
            <w:shd w:val="clear" w:color="auto" w:fill="auto"/>
            <w:hideMark/>
          </w:tcPr>
          <w:p w14:paraId="00992FC4" w14:textId="469E02BD" w:rsidR="008F3093" w:rsidRPr="002D7F08" w:rsidRDefault="008F3093" w:rsidP="008F3093">
            <w:pPr>
              <w:jc w:val="center"/>
              <w:rPr>
                <w:color w:val="000000"/>
                <w:lang w:eastAsia="es-MX"/>
              </w:rPr>
            </w:pPr>
            <w:r w:rsidRPr="003649E3">
              <w:rPr>
                <w:lang w:eastAsia="es-MX"/>
              </w:rPr>
              <w:t> N/A</w:t>
            </w:r>
          </w:p>
        </w:tc>
        <w:tc>
          <w:tcPr>
            <w:tcW w:w="1528" w:type="dxa"/>
            <w:tcBorders>
              <w:top w:val="nil"/>
              <w:left w:val="nil"/>
              <w:bottom w:val="single" w:sz="8" w:space="0" w:color="auto"/>
              <w:right w:val="single" w:sz="8" w:space="0" w:color="auto"/>
            </w:tcBorders>
            <w:shd w:val="clear" w:color="auto" w:fill="auto"/>
            <w:hideMark/>
          </w:tcPr>
          <w:p w14:paraId="0FCA32B8" w14:textId="002425C7" w:rsidR="008F3093" w:rsidRPr="002D7F08" w:rsidRDefault="008F3093" w:rsidP="008F3093">
            <w:pPr>
              <w:rPr>
                <w:color w:val="000000"/>
                <w:lang w:eastAsia="es-MX"/>
              </w:rPr>
            </w:pPr>
            <w:r w:rsidRPr="003649E3">
              <w:rPr>
                <w:lang w:eastAsia="es-MX"/>
              </w:rPr>
              <w:t> N/A</w:t>
            </w:r>
          </w:p>
        </w:tc>
        <w:tc>
          <w:tcPr>
            <w:tcW w:w="2206" w:type="dxa"/>
            <w:tcBorders>
              <w:top w:val="nil"/>
              <w:left w:val="nil"/>
              <w:bottom w:val="nil"/>
              <w:right w:val="nil"/>
            </w:tcBorders>
            <w:shd w:val="clear" w:color="auto" w:fill="auto"/>
            <w:hideMark/>
          </w:tcPr>
          <w:p w14:paraId="5B087F61" w14:textId="23059F26" w:rsidR="008F3093" w:rsidRPr="002D7F08" w:rsidRDefault="008F3093" w:rsidP="008F3093">
            <w:pPr>
              <w:rPr>
                <w:color w:val="000000"/>
                <w:lang w:eastAsia="es-MX"/>
              </w:rPr>
            </w:pPr>
            <w:r w:rsidRPr="003649E3">
              <w:rPr>
                <w:lang w:eastAsia="es-MX"/>
              </w:rPr>
              <w:t> N/A</w:t>
            </w:r>
          </w:p>
        </w:tc>
        <w:tc>
          <w:tcPr>
            <w:tcW w:w="1486" w:type="dxa"/>
            <w:tcBorders>
              <w:top w:val="nil"/>
              <w:left w:val="single" w:sz="8" w:space="0" w:color="auto"/>
              <w:bottom w:val="single" w:sz="8" w:space="0" w:color="auto"/>
              <w:right w:val="single" w:sz="8" w:space="0" w:color="auto"/>
            </w:tcBorders>
            <w:shd w:val="clear" w:color="auto" w:fill="auto"/>
            <w:hideMark/>
          </w:tcPr>
          <w:p w14:paraId="700B9CF7" w14:textId="00765F95" w:rsidR="008F3093" w:rsidRPr="002D7F08" w:rsidRDefault="008F3093" w:rsidP="008F3093">
            <w:pPr>
              <w:rPr>
                <w:color w:val="000000"/>
                <w:lang w:eastAsia="es-MX"/>
              </w:rPr>
            </w:pPr>
            <w:r w:rsidRPr="003649E3">
              <w:rPr>
                <w:lang w:eastAsia="es-MX"/>
              </w:rPr>
              <w:t> N/A</w:t>
            </w:r>
          </w:p>
        </w:tc>
      </w:tr>
      <w:tr w:rsidR="008F3093" w:rsidRPr="002D7F08" w14:paraId="15EC8903" w14:textId="77777777" w:rsidTr="008F3093">
        <w:trPr>
          <w:trHeight w:val="315"/>
        </w:trPr>
        <w:tc>
          <w:tcPr>
            <w:tcW w:w="1768" w:type="dxa"/>
            <w:tcBorders>
              <w:top w:val="nil"/>
              <w:left w:val="single" w:sz="8" w:space="0" w:color="auto"/>
              <w:bottom w:val="single" w:sz="8" w:space="0" w:color="auto"/>
              <w:right w:val="single" w:sz="8" w:space="0" w:color="auto"/>
            </w:tcBorders>
            <w:shd w:val="clear" w:color="000000" w:fill="D8D8D8"/>
            <w:vAlign w:val="center"/>
            <w:hideMark/>
          </w:tcPr>
          <w:p w14:paraId="56D26442" w14:textId="77777777" w:rsidR="008F3093" w:rsidRPr="002D7F08" w:rsidRDefault="008F3093" w:rsidP="008F3093">
            <w:pPr>
              <w:rPr>
                <w:b/>
                <w:bCs/>
                <w:color w:val="000000"/>
                <w:lang w:eastAsia="es-MX"/>
              </w:rPr>
            </w:pPr>
            <w:r w:rsidRPr="002D7F08">
              <w:rPr>
                <w:b/>
                <w:bCs/>
                <w:color w:val="000000"/>
                <w:lang w:eastAsia="es-MX"/>
              </w:rPr>
              <w:t>Contribuyentes</w:t>
            </w:r>
          </w:p>
        </w:tc>
        <w:tc>
          <w:tcPr>
            <w:tcW w:w="1375" w:type="dxa"/>
            <w:tcBorders>
              <w:top w:val="nil"/>
              <w:left w:val="nil"/>
              <w:bottom w:val="single" w:sz="8" w:space="0" w:color="auto"/>
              <w:right w:val="single" w:sz="8" w:space="0" w:color="auto"/>
            </w:tcBorders>
            <w:shd w:val="clear" w:color="auto" w:fill="auto"/>
            <w:vAlign w:val="center"/>
            <w:hideMark/>
          </w:tcPr>
          <w:p w14:paraId="605D249F" w14:textId="36A4609A" w:rsidR="008F3093" w:rsidRPr="002D7F08" w:rsidRDefault="008F3093" w:rsidP="008F3093">
            <w:pPr>
              <w:jc w:val="center"/>
              <w:rPr>
                <w:color w:val="000000"/>
                <w:lang w:eastAsia="es-MX"/>
              </w:rPr>
            </w:pPr>
            <w:r w:rsidRPr="002D7F08">
              <w:rPr>
                <w:color w:val="000000"/>
                <w:lang w:eastAsia="es-MX"/>
              </w:rPr>
              <w:t> </w:t>
            </w:r>
            <w:r w:rsidRPr="002D7F08">
              <w:rPr>
                <w:lang w:eastAsia="es-MX"/>
              </w:rPr>
              <w:t> </w:t>
            </w:r>
            <w:r>
              <w:rPr>
                <w:lang w:eastAsia="es-MX"/>
              </w:rPr>
              <w:t>N/A</w:t>
            </w:r>
          </w:p>
        </w:tc>
        <w:tc>
          <w:tcPr>
            <w:tcW w:w="1397" w:type="dxa"/>
            <w:tcBorders>
              <w:top w:val="nil"/>
              <w:left w:val="nil"/>
              <w:bottom w:val="single" w:sz="8" w:space="0" w:color="auto"/>
              <w:right w:val="single" w:sz="8" w:space="0" w:color="auto"/>
            </w:tcBorders>
            <w:shd w:val="clear" w:color="auto" w:fill="auto"/>
            <w:hideMark/>
          </w:tcPr>
          <w:p w14:paraId="7052D022" w14:textId="2A7A6CF4" w:rsidR="008F3093" w:rsidRPr="002D7F08" w:rsidRDefault="008F3093" w:rsidP="008F3093">
            <w:pPr>
              <w:jc w:val="center"/>
              <w:rPr>
                <w:color w:val="000000"/>
                <w:lang w:eastAsia="es-MX"/>
              </w:rPr>
            </w:pPr>
            <w:r w:rsidRPr="003649E3">
              <w:rPr>
                <w:lang w:eastAsia="es-MX"/>
              </w:rPr>
              <w:t> N/A</w:t>
            </w:r>
          </w:p>
        </w:tc>
        <w:tc>
          <w:tcPr>
            <w:tcW w:w="1528" w:type="dxa"/>
            <w:tcBorders>
              <w:top w:val="nil"/>
              <w:left w:val="nil"/>
              <w:bottom w:val="single" w:sz="8" w:space="0" w:color="auto"/>
              <w:right w:val="single" w:sz="8" w:space="0" w:color="auto"/>
            </w:tcBorders>
            <w:shd w:val="clear" w:color="auto" w:fill="auto"/>
            <w:hideMark/>
          </w:tcPr>
          <w:p w14:paraId="3407A987" w14:textId="2D88D236" w:rsidR="008F3093" w:rsidRPr="002D7F08" w:rsidRDefault="008F3093" w:rsidP="008F3093">
            <w:pPr>
              <w:rPr>
                <w:color w:val="000000"/>
                <w:lang w:eastAsia="es-MX"/>
              </w:rPr>
            </w:pPr>
            <w:r w:rsidRPr="003649E3">
              <w:rPr>
                <w:lang w:eastAsia="es-MX"/>
              </w:rPr>
              <w:t> N/A</w:t>
            </w:r>
          </w:p>
        </w:tc>
        <w:tc>
          <w:tcPr>
            <w:tcW w:w="2206" w:type="dxa"/>
            <w:tcBorders>
              <w:top w:val="single" w:sz="8" w:space="0" w:color="auto"/>
              <w:left w:val="nil"/>
              <w:bottom w:val="single" w:sz="8" w:space="0" w:color="auto"/>
              <w:right w:val="single" w:sz="8" w:space="0" w:color="auto"/>
            </w:tcBorders>
            <w:shd w:val="clear" w:color="auto" w:fill="auto"/>
            <w:hideMark/>
          </w:tcPr>
          <w:p w14:paraId="24FF7F94" w14:textId="77D8270B" w:rsidR="008F3093" w:rsidRPr="002D7F08" w:rsidRDefault="008F3093" w:rsidP="008F3093">
            <w:pPr>
              <w:rPr>
                <w:color w:val="000000"/>
                <w:lang w:eastAsia="es-MX"/>
              </w:rPr>
            </w:pPr>
            <w:r w:rsidRPr="003649E3">
              <w:rPr>
                <w:lang w:eastAsia="es-MX"/>
              </w:rPr>
              <w:t> N/A</w:t>
            </w:r>
          </w:p>
        </w:tc>
        <w:tc>
          <w:tcPr>
            <w:tcW w:w="1486" w:type="dxa"/>
            <w:tcBorders>
              <w:top w:val="nil"/>
              <w:left w:val="nil"/>
              <w:bottom w:val="single" w:sz="8" w:space="0" w:color="auto"/>
              <w:right w:val="single" w:sz="8" w:space="0" w:color="auto"/>
            </w:tcBorders>
            <w:shd w:val="clear" w:color="auto" w:fill="auto"/>
            <w:hideMark/>
          </w:tcPr>
          <w:p w14:paraId="78CE1AF1" w14:textId="4CCFE469" w:rsidR="008F3093" w:rsidRPr="002D7F08" w:rsidRDefault="008F3093" w:rsidP="008F3093">
            <w:pPr>
              <w:rPr>
                <w:color w:val="000000"/>
                <w:lang w:eastAsia="es-MX"/>
              </w:rPr>
            </w:pPr>
            <w:r w:rsidRPr="003649E3">
              <w:rPr>
                <w:lang w:eastAsia="es-MX"/>
              </w:rPr>
              <w:t> N/A</w:t>
            </w:r>
          </w:p>
        </w:tc>
      </w:tr>
      <w:tr w:rsidR="008F3093" w:rsidRPr="002D7F08" w14:paraId="0B12CC85" w14:textId="77777777" w:rsidTr="008F3093">
        <w:trPr>
          <w:trHeight w:val="615"/>
        </w:trPr>
        <w:tc>
          <w:tcPr>
            <w:tcW w:w="1768" w:type="dxa"/>
            <w:tcBorders>
              <w:top w:val="nil"/>
              <w:left w:val="single" w:sz="8" w:space="0" w:color="auto"/>
              <w:bottom w:val="single" w:sz="8" w:space="0" w:color="auto"/>
              <w:right w:val="single" w:sz="8" w:space="0" w:color="auto"/>
            </w:tcBorders>
            <w:shd w:val="clear" w:color="000000" w:fill="D8D8D8"/>
            <w:vAlign w:val="center"/>
            <w:hideMark/>
          </w:tcPr>
          <w:p w14:paraId="2E50FC80" w14:textId="77777777" w:rsidR="008F3093" w:rsidRPr="002D7F08" w:rsidRDefault="008F3093" w:rsidP="008F3093">
            <w:pPr>
              <w:rPr>
                <w:b/>
                <w:bCs/>
                <w:color w:val="000000"/>
                <w:lang w:eastAsia="es-MX"/>
              </w:rPr>
            </w:pPr>
            <w:r w:rsidRPr="002D7F08">
              <w:rPr>
                <w:b/>
                <w:bCs/>
                <w:color w:val="000000"/>
                <w:lang w:eastAsia="es-MX"/>
              </w:rPr>
              <w:lastRenderedPageBreak/>
              <w:t>Otros (Ent. Federativas)</w:t>
            </w:r>
          </w:p>
        </w:tc>
        <w:tc>
          <w:tcPr>
            <w:tcW w:w="1375" w:type="dxa"/>
            <w:tcBorders>
              <w:top w:val="nil"/>
              <w:left w:val="nil"/>
              <w:bottom w:val="single" w:sz="8" w:space="0" w:color="auto"/>
              <w:right w:val="single" w:sz="8" w:space="0" w:color="auto"/>
            </w:tcBorders>
            <w:shd w:val="clear" w:color="auto" w:fill="auto"/>
            <w:vAlign w:val="center"/>
            <w:hideMark/>
          </w:tcPr>
          <w:p w14:paraId="73F38E1E" w14:textId="68CA5ED1" w:rsidR="008F3093" w:rsidRPr="002D7F08" w:rsidRDefault="008F3093" w:rsidP="008F3093">
            <w:pPr>
              <w:jc w:val="center"/>
              <w:rPr>
                <w:color w:val="000000"/>
                <w:lang w:eastAsia="es-MX"/>
              </w:rPr>
            </w:pPr>
            <w:r w:rsidRPr="002D7F08">
              <w:rPr>
                <w:color w:val="000000"/>
                <w:lang w:eastAsia="es-MX"/>
              </w:rPr>
              <w:t> </w:t>
            </w:r>
            <w:r w:rsidRPr="002D7F08">
              <w:rPr>
                <w:lang w:eastAsia="es-MX"/>
              </w:rPr>
              <w:t> </w:t>
            </w:r>
            <w:r>
              <w:rPr>
                <w:lang w:eastAsia="es-MX"/>
              </w:rPr>
              <w:t>N/A</w:t>
            </w:r>
          </w:p>
        </w:tc>
        <w:tc>
          <w:tcPr>
            <w:tcW w:w="1397" w:type="dxa"/>
            <w:tcBorders>
              <w:top w:val="nil"/>
              <w:left w:val="nil"/>
              <w:bottom w:val="single" w:sz="8" w:space="0" w:color="auto"/>
              <w:right w:val="single" w:sz="8" w:space="0" w:color="auto"/>
            </w:tcBorders>
            <w:shd w:val="clear" w:color="auto" w:fill="auto"/>
            <w:hideMark/>
          </w:tcPr>
          <w:p w14:paraId="61A00A02" w14:textId="1F1A2BD8" w:rsidR="008F3093" w:rsidRPr="002D7F08" w:rsidRDefault="008F3093" w:rsidP="008F3093">
            <w:pPr>
              <w:jc w:val="center"/>
              <w:rPr>
                <w:color w:val="000000"/>
                <w:lang w:eastAsia="es-MX"/>
              </w:rPr>
            </w:pPr>
            <w:r w:rsidRPr="003649E3">
              <w:rPr>
                <w:lang w:eastAsia="es-MX"/>
              </w:rPr>
              <w:t> N/A</w:t>
            </w:r>
          </w:p>
        </w:tc>
        <w:tc>
          <w:tcPr>
            <w:tcW w:w="1528" w:type="dxa"/>
            <w:tcBorders>
              <w:top w:val="nil"/>
              <w:left w:val="nil"/>
              <w:bottom w:val="single" w:sz="8" w:space="0" w:color="auto"/>
              <w:right w:val="single" w:sz="8" w:space="0" w:color="auto"/>
            </w:tcBorders>
            <w:shd w:val="clear" w:color="auto" w:fill="auto"/>
            <w:hideMark/>
          </w:tcPr>
          <w:p w14:paraId="53ACEB55" w14:textId="7BA92537" w:rsidR="008F3093" w:rsidRPr="002D7F08" w:rsidRDefault="008F3093" w:rsidP="008F3093">
            <w:pPr>
              <w:rPr>
                <w:color w:val="000000"/>
                <w:lang w:eastAsia="es-MX"/>
              </w:rPr>
            </w:pPr>
            <w:r w:rsidRPr="003649E3">
              <w:rPr>
                <w:lang w:eastAsia="es-MX"/>
              </w:rPr>
              <w:t> N/A</w:t>
            </w:r>
          </w:p>
        </w:tc>
        <w:tc>
          <w:tcPr>
            <w:tcW w:w="2206" w:type="dxa"/>
            <w:tcBorders>
              <w:top w:val="nil"/>
              <w:left w:val="nil"/>
              <w:bottom w:val="single" w:sz="8" w:space="0" w:color="auto"/>
              <w:right w:val="single" w:sz="8" w:space="0" w:color="auto"/>
            </w:tcBorders>
            <w:shd w:val="clear" w:color="auto" w:fill="auto"/>
            <w:hideMark/>
          </w:tcPr>
          <w:p w14:paraId="2BCCF858" w14:textId="5FAC8461" w:rsidR="008F3093" w:rsidRPr="002D7F08" w:rsidRDefault="008F3093" w:rsidP="008F3093">
            <w:pPr>
              <w:rPr>
                <w:color w:val="000000"/>
                <w:lang w:eastAsia="es-MX"/>
              </w:rPr>
            </w:pPr>
            <w:r w:rsidRPr="003649E3">
              <w:rPr>
                <w:lang w:eastAsia="es-MX"/>
              </w:rPr>
              <w:t> N/A</w:t>
            </w:r>
          </w:p>
        </w:tc>
        <w:tc>
          <w:tcPr>
            <w:tcW w:w="1486" w:type="dxa"/>
            <w:tcBorders>
              <w:top w:val="nil"/>
              <w:left w:val="nil"/>
              <w:bottom w:val="single" w:sz="8" w:space="0" w:color="auto"/>
              <w:right w:val="single" w:sz="8" w:space="0" w:color="auto"/>
            </w:tcBorders>
            <w:shd w:val="clear" w:color="auto" w:fill="auto"/>
            <w:hideMark/>
          </w:tcPr>
          <w:p w14:paraId="716000FD" w14:textId="1B3203D9" w:rsidR="008F3093" w:rsidRPr="002D7F08" w:rsidRDefault="008F3093" w:rsidP="008F3093">
            <w:pPr>
              <w:rPr>
                <w:color w:val="000000"/>
                <w:lang w:eastAsia="es-MX"/>
              </w:rPr>
            </w:pPr>
            <w:r w:rsidRPr="003649E3">
              <w:rPr>
                <w:lang w:eastAsia="es-MX"/>
              </w:rPr>
              <w:t> N/A</w:t>
            </w:r>
          </w:p>
        </w:tc>
      </w:tr>
    </w:tbl>
    <w:p w14:paraId="6B3CBF4A" w14:textId="77777777" w:rsidR="00D12FE1" w:rsidRPr="002D7F08" w:rsidRDefault="00D12FE1" w:rsidP="00E8032B">
      <w:pPr>
        <w:rPr>
          <w:rFonts w:cs="Arial"/>
          <w:b/>
        </w:rPr>
      </w:pPr>
    </w:p>
    <w:p w14:paraId="148363D6" w14:textId="77777777" w:rsidR="00350D45" w:rsidRPr="002D7F08" w:rsidRDefault="00350D45" w:rsidP="00DA3CFE">
      <w:pPr>
        <w:jc w:val="both"/>
        <w:rPr>
          <w:rFonts w:cs="Arial"/>
          <w:b/>
        </w:rPr>
      </w:pPr>
      <w:r w:rsidRPr="002D7F08">
        <w:rPr>
          <w:rFonts w:cs="Arial"/>
          <w:b/>
        </w:rPr>
        <w:t>Mecanismos de Autenticación, Autorización y S</w:t>
      </w:r>
      <w:r w:rsidR="00E479D9" w:rsidRPr="002D7F08">
        <w:rPr>
          <w:rFonts w:cs="Arial"/>
          <w:b/>
        </w:rPr>
        <w:t xml:space="preserve">ingle </w:t>
      </w:r>
      <w:r w:rsidRPr="002D7F08">
        <w:rPr>
          <w:rFonts w:cs="Arial"/>
          <w:b/>
        </w:rPr>
        <w:t>S</w:t>
      </w:r>
      <w:r w:rsidR="00E479D9" w:rsidRPr="002D7F08">
        <w:rPr>
          <w:rFonts w:cs="Arial"/>
          <w:b/>
        </w:rPr>
        <w:t xml:space="preserve">ign </w:t>
      </w:r>
      <w:r w:rsidRPr="002D7F08">
        <w:rPr>
          <w:rFonts w:cs="Arial"/>
          <w:b/>
        </w:rPr>
        <w:t>O</w:t>
      </w:r>
      <w:r w:rsidR="00E479D9" w:rsidRPr="002D7F08">
        <w:rPr>
          <w:rFonts w:cs="Arial"/>
          <w:b/>
        </w:rPr>
        <w:t>n</w:t>
      </w:r>
    </w:p>
    <w:p w14:paraId="0F99B63A" w14:textId="77777777" w:rsidR="00333737" w:rsidRPr="002D7F08" w:rsidRDefault="00333737" w:rsidP="00DA3CFE">
      <w:pPr>
        <w:pStyle w:val="BodyText"/>
        <w:jc w:val="both"/>
        <w:rPr>
          <w:sz w:val="20"/>
        </w:rPr>
      </w:pPr>
      <w:r w:rsidRPr="002D7F08">
        <w:rPr>
          <w:rFonts w:cs="Arial"/>
          <w:i/>
          <w:vanish/>
          <w:color w:val="0000FF"/>
          <w:sz w:val="20"/>
        </w:rPr>
        <w:t>Elegir el tipo de mecanismo a utilizar para las etapas de autenticación y autorización, así como SSO cuando esto aplique.</w:t>
      </w:r>
    </w:p>
    <w:tbl>
      <w:tblPr>
        <w:tblW w:w="4540" w:type="dxa"/>
        <w:tblInd w:w="55" w:type="dxa"/>
        <w:tblCellMar>
          <w:left w:w="70" w:type="dxa"/>
          <w:right w:w="70" w:type="dxa"/>
        </w:tblCellMar>
        <w:tblLook w:val="04A0" w:firstRow="1" w:lastRow="0" w:firstColumn="1" w:lastColumn="0" w:noHBand="0" w:noVBand="1"/>
        <w:tblPrChange w:id="653" w:author="Qualtop" w:date="2020-11-12T13:12:00Z">
          <w:tblPr>
            <w:tblW w:w="4540" w:type="dxa"/>
            <w:tblInd w:w="55" w:type="dxa"/>
            <w:tblCellMar>
              <w:left w:w="70" w:type="dxa"/>
              <w:right w:w="70" w:type="dxa"/>
            </w:tblCellMar>
            <w:tblLook w:val="04A0" w:firstRow="1" w:lastRow="0" w:firstColumn="1" w:lastColumn="0" w:noHBand="0" w:noVBand="1"/>
          </w:tblPr>
        </w:tblPrChange>
      </w:tblPr>
      <w:tblGrid>
        <w:gridCol w:w="1910"/>
        <w:gridCol w:w="1125"/>
        <w:gridCol w:w="1505"/>
        <w:tblGridChange w:id="654">
          <w:tblGrid>
            <w:gridCol w:w="1701"/>
            <w:gridCol w:w="1333"/>
            <w:gridCol w:w="1506"/>
          </w:tblGrid>
        </w:tblGridChange>
      </w:tblGrid>
      <w:tr w:rsidR="007257A1" w:rsidRPr="002D7F08" w14:paraId="084E32E7" w14:textId="77777777" w:rsidTr="00DF0D70">
        <w:trPr>
          <w:trHeight w:val="315"/>
          <w:trPrChange w:id="655" w:author="Qualtop" w:date="2020-11-12T13:12:00Z">
            <w:trPr>
              <w:trHeight w:val="315"/>
            </w:trPr>
          </w:trPrChange>
        </w:trPr>
        <w:tc>
          <w:tcPr>
            <w:tcW w:w="1920" w:type="dxa"/>
            <w:tcBorders>
              <w:top w:val="single" w:sz="8" w:space="0" w:color="auto"/>
              <w:left w:val="single" w:sz="8" w:space="0" w:color="auto"/>
              <w:bottom w:val="single" w:sz="8" w:space="0" w:color="auto"/>
              <w:right w:val="single" w:sz="8" w:space="0" w:color="auto"/>
            </w:tcBorders>
            <w:shd w:val="clear" w:color="000000" w:fill="D8D8D8"/>
            <w:vAlign w:val="center"/>
            <w:hideMark/>
            <w:tcPrChange w:id="656" w:author="Qualtop" w:date="2020-11-12T13:12:00Z">
              <w:tcPr>
                <w:tcW w:w="1690" w:type="dxa"/>
                <w:tcBorders>
                  <w:top w:val="single" w:sz="8" w:space="0" w:color="auto"/>
                  <w:left w:val="single" w:sz="8" w:space="0" w:color="auto"/>
                  <w:bottom w:val="single" w:sz="8" w:space="0" w:color="auto"/>
                  <w:right w:val="single" w:sz="8" w:space="0" w:color="auto"/>
                </w:tcBorders>
                <w:shd w:val="clear" w:color="000000" w:fill="D8D8D8"/>
                <w:vAlign w:val="center"/>
                <w:hideMark/>
              </w:tcPr>
            </w:tcPrChange>
          </w:tcPr>
          <w:p w14:paraId="16F08C5D" w14:textId="77777777" w:rsidR="007257A1" w:rsidRPr="002D7F08" w:rsidRDefault="007257A1" w:rsidP="007257A1">
            <w:pPr>
              <w:jc w:val="center"/>
              <w:rPr>
                <w:b/>
                <w:bCs/>
                <w:color w:val="000000"/>
                <w:lang w:eastAsia="es-MX"/>
              </w:rPr>
            </w:pPr>
            <w:r w:rsidRPr="002D7F08">
              <w:rPr>
                <w:b/>
                <w:bCs/>
                <w:color w:val="000000"/>
                <w:lang w:eastAsia="es-MX"/>
              </w:rPr>
              <w:t>Mecanismo</w:t>
            </w:r>
          </w:p>
        </w:tc>
        <w:tc>
          <w:tcPr>
            <w:tcW w:w="1114" w:type="dxa"/>
            <w:tcBorders>
              <w:top w:val="single" w:sz="8" w:space="0" w:color="auto"/>
              <w:left w:val="nil"/>
              <w:bottom w:val="single" w:sz="8" w:space="0" w:color="auto"/>
              <w:right w:val="single" w:sz="8" w:space="0" w:color="auto"/>
            </w:tcBorders>
            <w:shd w:val="clear" w:color="000000" w:fill="A5A5A5"/>
            <w:vAlign w:val="center"/>
            <w:hideMark/>
            <w:tcPrChange w:id="657" w:author="Qualtop" w:date="2020-11-12T13:12:00Z">
              <w:tcPr>
                <w:tcW w:w="1337" w:type="dxa"/>
                <w:tcBorders>
                  <w:top w:val="single" w:sz="8" w:space="0" w:color="auto"/>
                  <w:left w:val="nil"/>
                  <w:bottom w:val="single" w:sz="8" w:space="0" w:color="auto"/>
                  <w:right w:val="single" w:sz="8" w:space="0" w:color="auto"/>
                </w:tcBorders>
                <w:shd w:val="clear" w:color="000000" w:fill="A5A5A5"/>
                <w:vAlign w:val="center"/>
                <w:hideMark/>
              </w:tcPr>
            </w:tcPrChange>
          </w:tcPr>
          <w:p w14:paraId="25459597" w14:textId="77777777" w:rsidR="007257A1" w:rsidRPr="002D7F08" w:rsidRDefault="007257A1" w:rsidP="007257A1">
            <w:pPr>
              <w:jc w:val="center"/>
              <w:rPr>
                <w:b/>
                <w:bCs/>
                <w:color w:val="000000"/>
                <w:lang w:eastAsia="es-MX"/>
              </w:rPr>
            </w:pPr>
            <w:r w:rsidRPr="002D7F08">
              <w:rPr>
                <w:b/>
                <w:bCs/>
                <w:color w:val="000000"/>
                <w:lang w:eastAsia="es-MX"/>
              </w:rPr>
              <w:t>Selección</w:t>
            </w:r>
          </w:p>
        </w:tc>
        <w:tc>
          <w:tcPr>
            <w:tcW w:w="1506" w:type="dxa"/>
            <w:tcBorders>
              <w:top w:val="single" w:sz="8" w:space="0" w:color="auto"/>
              <w:left w:val="nil"/>
              <w:bottom w:val="single" w:sz="8" w:space="0" w:color="auto"/>
              <w:right w:val="single" w:sz="8" w:space="0" w:color="auto"/>
            </w:tcBorders>
            <w:shd w:val="clear" w:color="000000" w:fill="A5A5A5"/>
            <w:vAlign w:val="center"/>
            <w:hideMark/>
            <w:tcPrChange w:id="658" w:author="Qualtop" w:date="2020-11-12T13:12:00Z">
              <w:tcPr>
                <w:tcW w:w="1513" w:type="dxa"/>
                <w:tcBorders>
                  <w:top w:val="single" w:sz="8" w:space="0" w:color="auto"/>
                  <w:left w:val="nil"/>
                  <w:bottom w:val="single" w:sz="8" w:space="0" w:color="auto"/>
                  <w:right w:val="single" w:sz="8" w:space="0" w:color="auto"/>
                </w:tcBorders>
                <w:shd w:val="clear" w:color="000000" w:fill="A5A5A5"/>
                <w:vAlign w:val="center"/>
                <w:hideMark/>
              </w:tcPr>
            </w:tcPrChange>
          </w:tcPr>
          <w:p w14:paraId="79889878" w14:textId="77777777" w:rsidR="007257A1" w:rsidRPr="002D7F08" w:rsidRDefault="007257A1" w:rsidP="007257A1">
            <w:pPr>
              <w:jc w:val="center"/>
              <w:rPr>
                <w:b/>
                <w:bCs/>
                <w:color w:val="000000"/>
                <w:lang w:eastAsia="es-MX"/>
              </w:rPr>
            </w:pPr>
            <w:r w:rsidRPr="002D7F08">
              <w:rPr>
                <w:b/>
                <w:bCs/>
                <w:color w:val="000000"/>
                <w:lang w:eastAsia="es-MX"/>
              </w:rPr>
              <w:t>Componente</w:t>
            </w:r>
          </w:p>
        </w:tc>
      </w:tr>
      <w:tr w:rsidR="008F3093" w:rsidRPr="002D7F08" w14:paraId="1245E406" w14:textId="77777777" w:rsidTr="00DF0D70">
        <w:trPr>
          <w:trHeight w:val="315"/>
          <w:trPrChange w:id="659" w:author="Qualtop" w:date="2020-11-12T13:12:00Z">
            <w:trPr>
              <w:trHeight w:val="315"/>
            </w:trPr>
          </w:trPrChange>
        </w:trPr>
        <w:tc>
          <w:tcPr>
            <w:tcW w:w="1920" w:type="dxa"/>
            <w:tcBorders>
              <w:top w:val="nil"/>
              <w:left w:val="single" w:sz="8" w:space="0" w:color="auto"/>
              <w:bottom w:val="nil"/>
              <w:right w:val="single" w:sz="8" w:space="0" w:color="auto"/>
            </w:tcBorders>
            <w:shd w:val="clear" w:color="000000" w:fill="D8D8D8"/>
            <w:vAlign w:val="center"/>
            <w:hideMark/>
            <w:tcPrChange w:id="660" w:author="Qualtop" w:date="2020-11-12T13:12:00Z">
              <w:tcPr>
                <w:tcW w:w="1690" w:type="dxa"/>
                <w:tcBorders>
                  <w:top w:val="nil"/>
                  <w:left w:val="single" w:sz="8" w:space="0" w:color="auto"/>
                  <w:bottom w:val="nil"/>
                  <w:right w:val="single" w:sz="8" w:space="0" w:color="auto"/>
                </w:tcBorders>
                <w:shd w:val="clear" w:color="000000" w:fill="D8D8D8"/>
                <w:vAlign w:val="center"/>
                <w:hideMark/>
              </w:tcPr>
            </w:tcPrChange>
          </w:tcPr>
          <w:p w14:paraId="3B036C69" w14:textId="77777777" w:rsidR="008F3093" w:rsidRPr="002D7F08" w:rsidRDefault="008F3093" w:rsidP="008F3093">
            <w:pPr>
              <w:rPr>
                <w:b/>
                <w:bCs/>
                <w:color w:val="000000"/>
                <w:lang w:eastAsia="es-MX"/>
              </w:rPr>
            </w:pPr>
            <w:r w:rsidRPr="002D7F08">
              <w:rPr>
                <w:b/>
                <w:bCs/>
                <w:color w:val="000000"/>
                <w:lang w:eastAsia="es-MX"/>
              </w:rPr>
              <w:t>Autenticación</w:t>
            </w:r>
          </w:p>
        </w:tc>
        <w:tc>
          <w:tcPr>
            <w:tcW w:w="1114" w:type="dxa"/>
            <w:tcBorders>
              <w:top w:val="nil"/>
              <w:left w:val="nil"/>
              <w:bottom w:val="single" w:sz="8" w:space="0" w:color="auto"/>
              <w:right w:val="single" w:sz="8" w:space="0" w:color="auto"/>
            </w:tcBorders>
            <w:shd w:val="clear" w:color="auto" w:fill="auto"/>
            <w:hideMark/>
            <w:tcPrChange w:id="661" w:author="Qualtop" w:date="2020-11-12T13:12:00Z">
              <w:tcPr>
                <w:tcW w:w="1337" w:type="dxa"/>
                <w:tcBorders>
                  <w:top w:val="nil"/>
                  <w:left w:val="nil"/>
                  <w:bottom w:val="single" w:sz="8" w:space="0" w:color="auto"/>
                  <w:right w:val="single" w:sz="8" w:space="0" w:color="auto"/>
                </w:tcBorders>
                <w:shd w:val="clear" w:color="auto" w:fill="auto"/>
                <w:hideMark/>
              </w:tcPr>
            </w:tcPrChange>
          </w:tcPr>
          <w:p w14:paraId="0D62BD3B" w14:textId="076BE494" w:rsidR="008F3093" w:rsidRPr="002D7F08" w:rsidRDefault="008F3093" w:rsidP="008F3093">
            <w:pPr>
              <w:jc w:val="center"/>
              <w:rPr>
                <w:color w:val="000000"/>
                <w:lang w:eastAsia="es-MX"/>
              </w:rPr>
            </w:pPr>
            <w:r w:rsidRPr="00D57446">
              <w:rPr>
                <w:lang w:eastAsia="es-MX"/>
              </w:rPr>
              <w:t> N/A</w:t>
            </w:r>
          </w:p>
        </w:tc>
        <w:tc>
          <w:tcPr>
            <w:tcW w:w="1506" w:type="dxa"/>
            <w:tcBorders>
              <w:top w:val="nil"/>
              <w:left w:val="nil"/>
              <w:bottom w:val="single" w:sz="8" w:space="0" w:color="auto"/>
              <w:right w:val="single" w:sz="8" w:space="0" w:color="auto"/>
            </w:tcBorders>
            <w:shd w:val="clear" w:color="auto" w:fill="auto"/>
            <w:hideMark/>
            <w:tcPrChange w:id="662" w:author="Qualtop" w:date="2020-11-12T13:12:00Z">
              <w:tcPr>
                <w:tcW w:w="1513" w:type="dxa"/>
                <w:tcBorders>
                  <w:top w:val="nil"/>
                  <w:left w:val="nil"/>
                  <w:bottom w:val="single" w:sz="8" w:space="0" w:color="auto"/>
                  <w:right w:val="single" w:sz="8" w:space="0" w:color="auto"/>
                </w:tcBorders>
                <w:shd w:val="clear" w:color="auto" w:fill="auto"/>
                <w:hideMark/>
              </w:tcPr>
            </w:tcPrChange>
          </w:tcPr>
          <w:p w14:paraId="2002460B" w14:textId="67DA7071" w:rsidR="008F3093" w:rsidRPr="002D7F08" w:rsidRDefault="008F3093" w:rsidP="008F3093">
            <w:pPr>
              <w:rPr>
                <w:color w:val="000000"/>
                <w:lang w:eastAsia="es-MX"/>
              </w:rPr>
            </w:pPr>
            <w:r w:rsidRPr="00D57446">
              <w:rPr>
                <w:lang w:eastAsia="es-MX"/>
              </w:rPr>
              <w:t> N/A</w:t>
            </w:r>
          </w:p>
        </w:tc>
      </w:tr>
      <w:tr w:rsidR="008F3093" w:rsidRPr="002D7F08" w14:paraId="7F8E5F12" w14:textId="77777777" w:rsidTr="00DF0D70">
        <w:trPr>
          <w:trHeight w:val="315"/>
          <w:trPrChange w:id="663" w:author="Qualtop" w:date="2020-11-12T13:12:00Z">
            <w:trPr>
              <w:trHeight w:val="315"/>
            </w:trPr>
          </w:trPrChange>
        </w:trPr>
        <w:tc>
          <w:tcPr>
            <w:tcW w:w="1920" w:type="dxa"/>
            <w:tcBorders>
              <w:top w:val="single" w:sz="8" w:space="0" w:color="auto"/>
              <w:left w:val="single" w:sz="8" w:space="0" w:color="auto"/>
              <w:bottom w:val="single" w:sz="8" w:space="0" w:color="auto"/>
              <w:right w:val="single" w:sz="8" w:space="0" w:color="auto"/>
            </w:tcBorders>
            <w:shd w:val="clear" w:color="000000" w:fill="D8D8D8"/>
            <w:vAlign w:val="center"/>
            <w:hideMark/>
            <w:tcPrChange w:id="664" w:author="Qualtop" w:date="2020-11-12T13:12:00Z">
              <w:tcPr>
                <w:tcW w:w="1690" w:type="dxa"/>
                <w:tcBorders>
                  <w:top w:val="single" w:sz="8" w:space="0" w:color="auto"/>
                  <w:left w:val="single" w:sz="8" w:space="0" w:color="auto"/>
                  <w:bottom w:val="single" w:sz="8" w:space="0" w:color="auto"/>
                  <w:right w:val="single" w:sz="8" w:space="0" w:color="auto"/>
                </w:tcBorders>
                <w:shd w:val="clear" w:color="000000" w:fill="D8D8D8"/>
                <w:vAlign w:val="center"/>
                <w:hideMark/>
              </w:tcPr>
            </w:tcPrChange>
          </w:tcPr>
          <w:p w14:paraId="1E496D5C" w14:textId="77777777" w:rsidR="008F3093" w:rsidRPr="002D7F08" w:rsidRDefault="008F3093" w:rsidP="008F3093">
            <w:pPr>
              <w:rPr>
                <w:b/>
                <w:bCs/>
                <w:color w:val="000000"/>
                <w:lang w:eastAsia="es-MX"/>
              </w:rPr>
            </w:pPr>
            <w:r w:rsidRPr="002D7F08">
              <w:rPr>
                <w:b/>
                <w:bCs/>
                <w:color w:val="000000"/>
                <w:lang w:eastAsia="es-MX"/>
              </w:rPr>
              <w:t>Autorización</w:t>
            </w:r>
          </w:p>
        </w:tc>
        <w:tc>
          <w:tcPr>
            <w:tcW w:w="1114" w:type="dxa"/>
            <w:tcBorders>
              <w:top w:val="nil"/>
              <w:left w:val="nil"/>
              <w:bottom w:val="single" w:sz="8" w:space="0" w:color="auto"/>
              <w:right w:val="single" w:sz="8" w:space="0" w:color="auto"/>
            </w:tcBorders>
            <w:shd w:val="clear" w:color="auto" w:fill="auto"/>
            <w:hideMark/>
            <w:tcPrChange w:id="665" w:author="Qualtop" w:date="2020-11-12T13:12:00Z">
              <w:tcPr>
                <w:tcW w:w="1337" w:type="dxa"/>
                <w:tcBorders>
                  <w:top w:val="nil"/>
                  <w:left w:val="nil"/>
                  <w:bottom w:val="single" w:sz="8" w:space="0" w:color="auto"/>
                  <w:right w:val="single" w:sz="8" w:space="0" w:color="auto"/>
                </w:tcBorders>
                <w:shd w:val="clear" w:color="auto" w:fill="auto"/>
                <w:hideMark/>
              </w:tcPr>
            </w:tcPrChange>
          </w:tcPr>
          <w:p w14:paraId="01F51839" w14:textId="39DEAC75" w:rsidR="008F3093" w:rsidRPr="002D7F08" w:rsidRDefault="008F3093" w:rsidP="008F3093">
            <w:pPr>
              <w:jc w:val="center"/>
              <w:rPr>
                <w:color w:val="000000"/>
                <w:lang w:eastAsia="es-MX"/>
              </w:rPr>
            </w:pPr>
            <w:r w:rsidRPr="00D57446">
              <w:rPr>
                <w:lang w:eastAsia="es-MX"/>
              </w:rPr>
              <w:t> N/A</w:t>
            </w:r>
          </w:p>
        </w:tc>
        <w:tc>
          <w:tcPr>
            <w:tcW w:w="1506" w:type="dxa"/>
            <w:tcBorders>
              <w:top w:val="nil"/>
              <w:left w:val="nil"/>
              <w:bottom w:val="single" w:sz="8" w:space="0" w:color="auto"/>
              <w:right w:val="single" w:sz="8" w:space="0" w:color="auto"/>
            </w:tcBorders>
            <w:shd w:val="clear" w:color="auto" w:fill="auto"/>
            <w:hideMark/>
            <w:tcPrChange w:id="666" w:author="Qualtop" w:date="2020-11-12T13:12:00Z">
              <w:tcPr>
                <w:tcW w:w="1513" w:type="dxa"/>
                <w:tcBorders>
                  <w:top w:val="nil"/>
                  <w:left w:val="nil"/>
                  <w:bottom w:val="single" w:sz="8" w:space="0" w:color="auto"/>
                  <w:right w:val="single" w:sz="8" w:space="0" w:color="auto"/>
                </w:tcBorders>
                <w:shd w:val="clear" w:color="auto" w:fill="auto"/>
                <w:hideMark/>
              </w:tcPr>
            </w:tcPrChange>
          </w:tcPr>
          <w:p w14:paraId="32AF0638" w14:textId="424F7891" w:rsidR="008F3093" w:rsidRPr="002D7F08" w:rsidRDefault="008F3093" w:rsidP="008F3093">
            <w:pPr>
              <w:rPr>
                <w:color w:val="000000"/>
                <w:lang w:eastAsia="es-MX"/>
              </w:rPr>
            </w:pPr>
            <w:r w:rsidRPr="00D57446">
              <w:rPr>
                <w:lang w:eastAsia="es-MX"/>
              </w:rPr>
              <w:t> N/A</w:t>
            </w:r>
          </w:p>
        </w:tc>
      </w:tr>
      <w:tr w:rsidR="008F3093" w:rsidRPr="002D7F08" w14:paraId="5F9F5286" w14:textId="77777777" w:rsidTr="00DF0D70">
        <w:trPr>
          <w:trHeight w:val="315"/>
          <w:trPrChange w:id="667" w:author="Qualtop" w:date="2020-11-12T13:12:00Z">
            <w:trPr>
              <w:trHeight w:val="315"/>
            </w:trPr>
          </w:trPrChange>
        </w:trPr>
        <w:tc>
          <w:tcPr>
            <w:tcW w:w="1920" w:type="dxa"/>
            <w:tcBorders>
              <w:top w:val="nil"/>
              <w:left w:val="single" w:sz="8" w:space="0" w:color="auto"/>
              <w:bottom w:val="single" w:sz="8" w:space="0" w:color="auto"/>
              <w:right w:val="single" w:sz="8" w:space="0" w:color="auto"/>
            </w:tcBorders>
            <w:shd w:val="clear" w:color="000000" w:fill="D8D8D8"/>
            <w:vAlign w:val="center"/>
            <w:hideMark/>
            <w:tcPrChange w:id="668" w:author="Qualtop" w:date="2020-11-12T13:12:00Z">
              <w:tcPr>
                <w:tcW w:w="1690" w:type="dxa"/>
                <w:tcBorders>
                  <w:top w:val="nil"/>
                  <w:left w:val="single" w:sz="8" w:space="0" w:color="auto"/>
                  <w:bottom w:val="single" w:sz="8" w:space="0" w:color="auto"/>
                  <w:right w:val="single" w:sz="8" w:space="0" w:color="auto"/>
                </w:tcBorders>
                <w:shd w:val="clear" w:color="000000" w:fill="D8D8D8"/>
                <w:vAlign w:val="center"/>
                <w:hideMark/>
              </w:tcPr>
            </w:tcPrChange>
          </w:tcPr>
          <w:p w14:paraId="13E22662" w14:textId="4CA8045C" w:rsidR="008F3093" w:rsidRPr="002D7F08" w:rsidRDefault="008F3093" w:rsidP="008F3093">
            <w:pPr>
              <w:rPr>
                <w:b/>
                <w:bCs/>
                <w:color w:val="000000"/>
                <w:lang w:eastAsia="es-MX"/>
              </w:rPr>
            </w:pPr>
            <w:r w:rsidRPr="002D7F08">
              <w:rPr>
                <w:b/>
                <w:bCs/>
                <w:color w:val="000000"/>
                <w:lang w:eastAsia="es-MX"/>
              </w:rPr>
              <w:t>Single Sign</w:t>
            </w:r>
            <w:ins w:id="669" w:author="Qualtop" w:date="2020-11-12T13:12:00Z">
              <w:r w:rsidR="00DF0D70">
                <w:rPr>
                  <w:b/>
                  <w:bCs/>
                  <w:color w:val="000000"/>
                  <w:lang w:eastAsia="es-MX"/>
                </w:rPr>
                <w:t>-</w:t>
              </w:r>
            </w:ins>
            <w:r w:rsidRPr="002D7F08">
              <w:rPr>
                <w:b/>
                <w:bCs/>
                <w:color w:val="000000"/>
                <w:lang w:eastAsia="es-MX"/>
              </w:rPr>
              <w:t>On</w:t>
            </w:r>
          </w:p>
        </w:tc>
        <w:tc>
          <w:tcPr>
            <w:tcW w:w="1114" w:type="dxa"/>
            <w:tcBorders>
              <w:top w:val="nil"/>
              <w:left w:val="nil"/>
              <w:bottom w:val="single" w:sz="8" w:space="0" w:color="auto"/>
              <w:right w:val="single" w:sz="8" w:space="0" w:color="auto"/>
            </w:tcBorders>
            <w:shd w:val="clear" w:color="auto" w:fill="auto"/>
            <w:hideMark/>
            <w:tcPrChange w:id="670" w:author="Qualtop" w:date="2020-11-12T13:12:00Z">
              <w:tcPr>
                <w:tcW w:w="1337" w:type="dxa"/>
                <w:tcBorders>
                  <w:top w:val="nil"/>
                  <w:left w:val="nil"/>
                  <w:bottom w:val="single" w:sz="8" w:space="0" w:color="auto"/>
                  <w:right w:val="single" w:sz="8" w:space="0" w:color="auto"/>
                </w:tcBorders>
                <w:shd w:val="clear" w:color="auto" w:fill="auto"/>
                <w:hideMark/>
              </w:tcPr>
            </w:tcPrChange>
          </w:tcPr>
          <w:p w14:paraId="65E7465B" w14:textId="1E923DE3" w:rsidR="008F3093" w:rsidRPr="002D7F08" w:rsidRDefault="008F3093" w:rsidP="008F3093">
            <w:pPr>
              <w:jc w:val="center"/>
              <w:rPr>
                <w:color w:val="000000"/>
                <w:lang w:eastAsia="es-MX"/>
              </w:rPr>
            </w:pPr>
            <w:r w:rsidRPr="00D57446">
              <w:rPr>
                <w:lang w:eastAsia="es-MX"/>
              </w:rPr>
              <w:t> N/A</w:t>
            </w:r>
          </w:p>
        </w:tc>
        <w:tc>
          <w:tcPr>
            <w:tcW w:w="1506" w:type="dxa"/>
            <w:tcBorders>
              <w:top w:val="nil"/>
              <w:left w:val="nil"/>
              <w:bottom w:val="single" w:sz="8" w:space="0" w:color="auto"/>
              <w:right w:val="single" w:sz="8" w:space="0" w:color="auto"/>
            </w:tcBorders>
            <w:shd w:val="clear" w:color="auto" w:fill="auto"/>
            <w:hideMark/>
            <w:tcPrChange w:id="671" w:author="Qualtop" w:date="2020-11-12T13:12:00Z">
              <w:tcPr>
                <w:tcW w:w="1513" w:type="dxa"/>
                <w:tcBorders>
                  <w:top w:val="nil"/>
                  <w:left w:val="nil"/>
                  <w:bottom w:val="single" w:sz="8" w:space="0" w:color="auto"/>
                  <w:right w:val="single" w:sz="8" w:space="0" w:color="auto"/>
                </w:tcBorders>
                <w:shd w:val="clear" w:color="auto" w:fill="auto"/>
                <w:hideMark/>
              </w:tcPr>
            </w:tcPrChange>
          </w:tcPr>
          <w:p w14:paraId="7482F935" w14:textId="5B6963D9" w:rsidR="008F3093" w:rsidRPr="002D7F08" w:rsidRDefault="008F3093" w:rsidP="008F3093">
            <w:pPr>
              <w:rPr>
                <w:color w:val="000000"/>
                <w:lang w:eastAsia="es-MX"/>
              </w:rPr>
            </w:pPr>
            <w:r w:rsidRPr="00D57446">
              <w:rPr>
                <w:lang w:eastAsia="es-MX"/>
              </w:rPr>
              <w:t> N/A</w:t>
            </w:r>
          </w:p>
        </w:tc>
      </w:tr>
    </w:tbl>
    <w:p w14:paraId="7E2DCAA6" w14:textId="77777777" w:rsidR="00E43FA0" w:rsidRPr="002D7F08" w:rsidRDefault="00E43FA0" w:rsidP="00E35E46">
      <w:pPr>
        <w:pStyle w:val="Ttulo3"/>
        <w:rPr>
          <w:b/>
          <w:bCs/>
        </w:rPr>
      </w:pPr>
    </w:p>
    <w:p w14:paraId="3DC438B1" w14:textId="77777777" w:rsidR="00C50F2A" w:rsidRPr="002D7F08" w:rsidRDefault="00350D45" w:rsidP="00E8032B">
      <w:pPr>
        <w:rPr>
          <w:rFonts w:cs="Arial"/>
          <w:b/>
        </w:rPr>
      </w:pPr>
      <w:r w:rsidRPr="002D7F08">
        <w:rPr>
          <w:rFonts w:cs="Arial"/>
          <w:b/>
        </w:rPr>
        <w:t>Integración con Entidades Externas</w:t>
      </w:r>
    </w:p>
    <w:p w14:paraId="2BBFB7D7" w14:textId="77777777" w:rsidR="00C35724" w:rsidRPr="002D7F08" w:rsidRDefault="00C35724" w:rsidP="00DA3CFE">
      <w:pPr>
        <w:jc w:val="both"/>
        <w:rPr>
          <w:rStyle w:val="InfoHiddenChar"/>
          <w:rFonts w:ascii="Montserrat" w:hAnsi="Montserrat"/>
          <w:b/>
          <w:bCs/>
          <w:kern w:val="32"/>
          <w:sz w:val="20"/>
          <w:szCs w:val="20"/>
        </w:rPr>
      </w:pPr>
      <w:r w:rsidRPr="002D7F08">
        <w:rPr>
          <w:rStyle w:val="InfoHiddenChar"/>
          <w:rFonts w:ascii="Montserrat" w:hAnsi="Montserrat"/>
          <w:b/>
          <w:bCs/>
          <w:i w:val="0"/>
          <w:kern w:val="32"/>
          <w:sz w:val="20"/>
          <w:szCs w:val="20"/>
        </w:rPr>
        <w:t>[Fase: Diseño] [Etapa: Arquitectura Tecnológica] (ACTT-ACSMC)</w:t>
      </w:r>
    </w:p>
    <w:p w14:paraId="74FC8F44" w14:textId="77777777" w:rsidR="00340DBB" w:rsidRPr="002D7F08" w:rsidRDefault="00340DBB" w:rsidP="00DA3CFE">
      <w:pPr>
        <w:jc w:val="both"/>
        <w:rPr>
          <w:rFonts w:cs="Arial"/>
          <w:b/>
        </w:rPr>
      </w:pPr>
    </w:p>
    <w:p w14:paraId="18110D94" w14:textId="77777777" w:rsidR="00340DBB" w:rsidRPr="002D7F08" w:rsidRDefault="00340DBB" w:rsidP="00DA3CFE">
      <w:pPr>
        <w:pStyle w:val="BodyText"/>
        <w:jc w:val="both"/>
        <w:rPr>
          <w:rFonts w:cs="Arial"/>
          <w:i/>
          <w:vanish/>
          <w:color w:val="0000FF"/>
          <w:sz w:val="20"/>
        </w:rPr>
      </w:pPr>
      <w:r w:rsidRPr="002D7F08">
        <w:rPr>
          <w:rFonts w:cs="Arial"/>
          <w:i/>
          <w:vanish/>
          <w:color w:val="0000FF"/>
          <w:sz w:val="20"/>
        </w:rPr>
        <w:t>Esta sección será completada en la fase de desarrollo del aplicativo.</w:t>
      </w:r>
    </w:p>
    <w:p w14:paraId="6142B391" w14:textId="77777777" w:rsidR="00340DBB" w:rsidRPr="002D7F08" w:rsidRDefault="00340DBB" w:rsidP="00DA3CFE">
      <w:pPr>
        <w:jc w:val="both"/>
        <w:rPr>
          <w:rFonts w:cs="Arial"/>
          <w:b/>
        </w:rPr>
      </w:pPr>
    </w:p>
    <w:p w14:paraId="56EFA27B" w14:textId="77777777" w:rsidR="002963E5" w:rsidRPr="002D7F08" w:rsidRDefault="002963E5" w:rsidP="00DA3CFE">
      <w:pPr>
        <w:jc w:val="both"/>
        <w:rPr>
          <w:rFonts w:cs="Arial"/>
          <w:b/>
        </w:rPr>
      </w:pPr>
    </w:p>
    <w:p w14:paraId="42393C99" w14:textId="77777777" w:rsidR="00333737" w:rsidRPr="002D7F08" w:rsidRDefault="00333737" w:rsidP="00DA3CFE">
      <w:pPr>
        <w:pStyle w:val="BodyText"/>
        <w:jc w:val="both"/>
        <w:rPr>
          <w:rFonts w:cs="Arial"/>
          <w:i/>
          <w:vanish/>
          <w:color w:val="0000FF"/>
          <w:sz w:val="20"/>
        </w:rPr>
      </w:pPr>
      <w:r w:rsidRPr="002D7F08">
        <w:rPr>
          <w:rFonts w:cs="Arial"/>
          <w:i/>
          <w:vanish/>
          <w:color w:val="0000FF"/>
          <w:sz w:val="20"/>
        </w:rPr>
        <w:t>Indicar el mecanismo con el cual se realizará la integración conentidades externas, en el caso que sea necesario.</w:t>
      </w:r>
    </w:p>
    <w:tbl>
      <w:tblPr>
        <w:tblW w:w="6800" w:type="dxa"/>
        <w:tblInd w:w="55" w:type="dxa"/>
        <w:tblCellMar>
          <w:left w:w="70" w:type="dxa"/>
          <w:right w:w="70" w:type="dxa"/>
        </w:tblCellMar>
        <w:tblLook w:val="04A0" w:firstRow="1" w:lastRow="0" w:firstColumn="1" w:lastColumn="0" w:noHBand="0" w:noVBand="1"/>
      </w:tblPr>
      <w:tblGrid>
        <w:gridCol w:w="2180"/>
        <w:gridCol w:w="1940"/>
        <w:gridCol w:w="2680"/>
      </w:tblGrid>
      <w:tr w:rsidR="008C558B" w:rsidRPr="002D7F08" w14:paraId="54422C81" w14:textId="77777777" w:rsidTr="008C558B">
        <w:trPr>
          <w:trHeight w:val="615"/>
        </w:trPr>
        <w:tc>
          <w:tcPr>
            <w:tcW w:w="2180" w:type="dxa"/>
            <w:tcBorders>
              <w:top w:val="single" w:sz="8" w:space="0" w:color="auto"/>
              <w:left w:val="single" w:sz="8" w:space="0" w:color="auto"/>
              <w:bottom w:val="single" w:sz="8" w:space="0" w:color="auto"/>
              <w:right w:val="single" w:sz="8" w:space="0" w:color="auto"/>
            </w:tcBorders>
            <w:shd w:val="clear" w:color="000000" w:fill="A5A5A5"/>
            <w:vAlign w:val="center"/>
            <w:hideMark/>
          </w:tcPr>
          <w:p w14:paraId="28D69359" w14:textId="77777777" w:rsidR="008C558B" w:rsidRPr="002D7F08" w:rsidRDefault="008C558B" w:rsidP="008C558B">
            <w:pPr>
              <w:jc w:val="center"/>
              <w:rPr>
                <w:b/>
                <w:bCs/>
                <w:color w:val="000000"/>
                <w:lang w:eastAsia="es-MX"/>
              </w:rPr>
            </w:pPr>
            <w:r w:rsidRPr="002D7F08">
              <w:rPr>
                <w:b/>
                <w:bCs/>
                <w:color w:val="000000"/>
                <w:lang w:eastAsia="es-MX"/>
              </w:rPr>
              <w:t>Canal de comunicación</w:t>
            </w:r>
          </w:p>
        </w:tc>
        <w:tc>
          <w:tcPr>
            <w:tcW w:w="1940" w:type="dxa"/>
            <w:tcBorders>
              <w:top w:val="single" w:sz="8" w:space="0" w:color="auto"/>
              <w:left w:val="nil"/>
              <w:bottom w:val="single" w:sz="8" w:space="0" w:color="auto"/>
              <w:right w:val="single" w:sz="8" w:space="0" w:color="auto"/>
            </w:tcBorders>
            <w:shd w:val="clear" w:color="000000" w:fill="A5A5A5"/>
            <w:vAlign w:val="center"/>
            <w:hideMark/>
          </w:tcPr>
          <w:p w14:paraId="4ADF8809" w14:textId="77777777" w:rsidR="008C558B" w:rsidRPr="002D7F08" w:rsidRDefault="008C558B" w:rsidP="008C558B">
            <w:pPr>
              <w:jc w:val="center"/>
              <w:rPr>
                <w:b/>
                <w:bCs/>
                <w:color w:val="000000"/>
                <w:lang w:eastAsia="es-MX"/>
              </w:rPr>
            </w:pPr>
            <w:r w:rsidRPr="002D7F08">
              <w:rPr>
                <w:b/>
                <w:bCs/>
                <w:color w:val="000000"/>
                <w:lang w:eastAsia="es-MX"/>
              </w:rPr>
              <w:t>Selección</w:t>
            </w:r>
          </w:p>
        </w:tc>
        <w:tc>
          <w:tcPr>
            <w:tcW w:w="2680" w:type="dxa"/>
            <w:tcBorders>
              <w:top w:val="single" w:sz="8" w:space="0" w:color="auto"/>
              <w:left w:val="nil"/>
              <w:bottom w:val="single" w:sz="8" w:space="0" w:color="auto"/>
              <w:right w:val="single" w:sz="8" w:space="0" w:color="auto"/>
            </w:tcBorders>
            <w:shd w:val="clear" w:color="000000" w:fill="A5A5A5"/>
            <w:vAlign w:val="center"/>
            <w:hideMark/>
          </w:tcPr>
          <w:p w14:paraId="7C729EC7" w14:textId="77777777" w:rsidR="008C558B" w:rsidRPr="002D7F08" w:rsidRDefault="008C558B" w:rsidP="008C558B">
            <w:pPr>
              <w:jc w:val="center"/>
              <w:rPr>
                <w:b/>
                <w:bCs/>
                <w:color w:val="000000"/>
                <w:lang w:eastAsia="es-MX"/>
              </w:rPr>
            </w:pPr>
            <w:r w:rsidRPr="002D7F08">
              <w:rPr>
                <w:b/>
                <w:bCs/>
                <w:color w:val="000000"/>
                <w:lang w:eastAsia="es-MX"/>
              </w:rPr>
              <w:t>Protocolo</w:t>
            </w:r>
          </w:p>
        </w:tc>
      </w:tr>
      <w:tr w:rsidR="008F3093" w:rsidRPr="002D7F08" w14:paraId="25453C8C" w14:textId="77777777" w:rsidTr="00402148">
        <w:trPr>
          <w:trHeight w:val="615"/>
        </w:trPr>
        <w:tc>
          <w:tcPr>
            <w:tcW w:w="2180" w:type="dxa"/>
            <w:tcBorders>
              <w:top w:val="nil"/>
              <w:left w:val="single" w:sz="8" w:space="0" w:color="auto"/>
              <w:bottom w:val="nil"/>
              <w:right w:val="single" w:sz="8" w:space="0" w:color="auto"/>
            </w:tcBorders>
            <w:shd w:val="clear" w:color="000000" w:fill="D8D8D8"/>
            <w:vAlign w:val="center"/>
            <w:hideMark/>
          </w:tcPr>
          <w:p w14:paraId="09B24694" w14:textId="77777777" w:rsidR="008F3093" w:rsidRPr="002D7F08" w:rsidRDefault="008F3093" w:rsidP="008F3093">
            <w:pPr>
              <w:rPr>
                <w:b/>
                <w:bCs/>
                <w:color w:val="000000"/>
                <w:lang w:eastAsia="es-MX"/>
              </w:rPr>
            </w:pPr>
            <w:r w:rsidRPr="002D7F08">
              <w:rPr>
                <w:b/>
                <w:bCs/>
                <w:color w:val="000000"/>
                <w:lang w:eastAsia="es-MX"/>
              </w:rPr>
              <w:t>Enlace dedicado por Terceros</w:t>
            </w:r>
          </w:p>
        </w:tc>
        <w:tc>
          <w:tcPr>
            <w:tcW w:w="1940" w:type="dxa"/>
            <w:tcBorders>
              <w:top w:val="nil"/>
              <w:left w:val="nil"/>
              <w:bottom w:val="single" w:sz="8" w:space="0" w:color="auto"/>
              <w:right w:val="single" w:sz="8" w:space="0" w:color="auto"/>
            </w:tcBorders>
            <w:shd w:val="clear" w:color="auto" w:fill="auto"/>
            <w:hideMark/>
          </w:tcPr>
          <w:p w14:paraId="174A5CF5" w14:textId="0F0A8131" w:rsidR="008F3093" w:rsidRPr="002D7F08" w:rsidRDefault="008F3093" w:rsidP="008F3093">
            <w:pPr>
              <w:jc w:val="center"/>
              <w:rPr>
                <w:color w:val="000000"/>
                <w:lang w:eastAsia="es-MX"/>
              </w:rPr>
            </w:pPr>
            <w:r w:rsidRPr="00651E7F">
              <w:rPr>
                <w:lang w:eastAsia="es-MX"/>
              </w:rPr>
              <w:t> N/A</w:t>
            </w:r>
          </w:p>
        </w:tc>
        <w:tc>
          <w:tcPr>
            <w:tcW w:w="2680" w:type="dxa"/>
            <w:tcBorders>
              <w:top w:val="nil"/>
              <w:left w:val="nil"/>
              <w:bottom w:val="single" w:sz="8" w:space="0" w:color="auto"/>
              <w:right w:val="single" w:sz="8" w:space="0" w:color="auto"/>
            </w:tcBorders>
            <w:shd w:val="clear" w:color="auto" w:fill="auto"/>
            <w:hideMark/>
          </w:tcPr>
          <w:p w14:paraId="1ADCD788" w14:textId="640E04D9" w:rsidR="008F3093" w:rsidRPr="002D7F08" w:rsidRDefault="008F3093" w:rsidP="008F3093">
            <w:pPr>
              <w:rPr>
                <w:color w:val="000000"/>
                <w:lang w:eastAsia="es-MX"/>
              </w:rPr>
            </w:pPr>
            <w:r w:rsidRPr="00651E7F">
              <w:rPr>
                <w:lang w:eastAsia="es-MX"/>
              </w:rPr>
              <w:t> N/A</w:t>
            </w:r>
          </w:p>
        </w:tc>
      </w:tr>
      <w:tr w:rsidR="008F3093" w:rsidRPr="002D7F08" w14:paraId="6188414E" w14:textId="77777777" w:rsidTr="00402148">
        <w:trPr>
          <w:trHeight w:val="315"/>
        </w:trPr>
        <w:tc>
          <w:tcPr>
            <w:tcW w:w="218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6C308CEA" w14:textId="77777777" w:rsidR="008F3093" w:rsidRPr="002D7F08" w:rsidRDefault="008F3093" w:rsidP="008F3093">
            <w:pPr>
              <w:rPr>
                <w:b/>
                <w:bCs/>
                <w:color w:val="000000"/>
                <w:lang w:eastAsia="es-MX"/>
              </w:rPr>
            </w:pPr>
            <w:r w:rsidRPr="002D7F08">
              <w:rPr>
                <w:b/>
                <w:bCs/>
                <w:color w:val="000000"/>
                <w:lang w:eastAsia="es-MX"/>
              </w:rPr>
              <w:t>Red Interna</w:t>
            </w:r>
          </w:p>
        </w:tc>
        <w:tc>
          <w:tcPr>
            <w:tcW w:w="1940" w:type="dxa"/>
            <w:tcBorders>
              <w:top w:val="nil"/>
              <w:left w:val="nil"/>
              <w:bottom w:val="single" w:sz="8" w:space="0" w:color="auto"/>
              <w:right w:val="single" w:sz="8" w:space="0" w:color="auto"/>
            </w:tcBorders>
            <w:shd w:val="clear" w:color="auto" w:fill="auto"/>
            <w:hideMark/>
          </w:tcPr>
          <w:p w14:paraId="1D9AE6D8" w14:textId="3CE201EB" w:rsidR="008F3093" w:rsidRPr="002D7F08" w:rsidRDefault="008F3093" w:rsidP="008F3093">
            <w:pPr>
              <w:jc w:val="center"/>
              <w:rPr>
                <w:color w:val="000000"/>
                <w:lang w:eastAsia="es-MX"/>
              </w:rPr>
            </w:pPr>
            <w:r w:rsidRPr="00651E7F">
              <w:rPr>
                <w:lang w:eastAsia="es-MX"/>
              </w:rPr>
              <w:t> N/A</w:t>
            </w:r>
          </w:p>
        </w:tc>
        <w:tc>
          <w:tcPr>
            <w:tcW w:w="2680" w:type="dxa"/>
            <w:tcBorders>
              <w:top w:val="nil"/>
              <w:left w:val="nil"/>
              <w:bottom w:val="single" w:sz="8" w:space="0" w:color="auto"/>
              <w:right w:val="single" w:sz="8" w:space="0" w:color="auto"/>
            </w:tcBorders>
            <w:shd w:val="clear" w:color="auto" w:fill="auto"/>
            <w:hideMark/>
          </w:tcPr>
          <w:p w14:paraId="5A96AD6E" w14:textId="1F8CE87B" w:rsidR="008F3093" w:rsidRPr="002D7F08" w:rsidRDefault="008F3093" w:rsidP="008F3093">
            <w:pPr>
              <w:rPr>
                <w:color w:val="000000"/>
                <w:lang w:eastAsia="es-MX"/>
              </w:rPr>
            </w:pPr>
            <w:r w:rsidRPr="00651E7F">
              <w:rPr>
                <w:lang w:eastAsia="es-MX"/>
              </w:rPr>
              <w:t> N/A</w:t>
            </w:r>
          </w:p>
        </w:tc>
      </w:tr>
      <w:tr w:rsidR="008F3093" w:rsidRPr="002D7F08" w14:paraId="68A6CB33" w14:textId="77777777" w:rsidTr="00402148">
        <w:trPr>
          <w:trHeight w:val="315"/>
        </w:trPr>
        <w:tc>
          <w:tcPr>
            <w:tcW w:w="2180" w:type="dxa"/>
            <w:tcBorders>
              <w:top w:val="nil"/>
              <w:left w:val="single" w:sz="8" w:space="0" w:color="auto"/>
              <w:bottom w:val="single" w:sz="8" w:space="0" w:color="auto"/>
              <w:right w:val="single" w:sz="8" w:space="0" w:color="auto"/>
            </w:tcBorders>
            <w:shd w:val="clear" w:color="000000" w:fill="D8D8D8"/>
            <w:vAlign w:val="center"/>
            <w:hideMark/>
          </w:tcPr>
          <w:p w14:paraId="433E4033" w14:textId="77777777" w:rsidR="008F3093" w:rsidRPr="002D7F08" w:rsidRDefault="008F3093" w:rsidP="008F3093">
            <w:pPr>
              <w:rPr>
                <w:b/>
                <w:bCs/>
                <w:color w:val="000000"/>
                <w:lang w:eastAsia="es-MX"/>
              </w:rPr>
            </w:pPr>
            <w:r w:rsidRPr="002D7F08">
              <w:rPr>
                <w:b/>
                <w:bCs/>
                <w:color w:val="000000"/>
                <w:lang w:eastAsia="es-MX"/>
              </w:rPr>
              <w:t xml:space="preserve">Internet </w:t>
            </w:r>
          </w:p>
        </w:tc>
        <w:tc>
          <w:tcPr>
            <w:tcW w:w="1940" w:type="dxa"/>
            <w:tcBorders>
              <w:top w:val="nil"/>
              <w:left w:val="nil"/>
              <w:bottom w:val="single" w:sz="8" w:space="0" w:color="auto"/>
              <w:right w:val="single" w:sz="8" w:space="0" w:color="auto"/>
            </w:tcBorders>
            <w:shd w:val="clear" w:color="auto" w:fill="auto"/>
            <w:hideMark/>
          </w:tcPr>
          <w:p w14:paraId="4631CFD3" w14:textId="05DEF82E" w:rsidR="008F3093" w:rsidRPr="002D7F08" w:rsidRDefault="008F3093" w:rsidP="008F3093">
            <w:pPr>
              <w:jc w:val="center"/>
              <w:rPr>
                <w:color w:val="000000"/>
                <w:lang w:eastAsia="es-MX"/>
              </w:rPr>
            </w:pPr>
            <w:r w:rsidRPr="00651E7F">
              <w:rPr>
                <w:lang w:eastAsia="es-MX"/>
              </w:rPr>
              <w:t> N/A</w:t>
            </w:r>
          </w:p>
        </w:tc>
        <w:tc>
          <w:tcPr>
            <w:tcW w:w="2680" w:type="dxa"/>
            <w:tcBorders>
              <w:top w:val="nil"/>
              <w:left w:val="nil"/>
              <w:bottom w:val="single" w:sz="8" w:space="0" w:color="auto"/>
              <w:right w:val="single" w:sz="8" w:space="0" w:color="auto"/>
            </w:tcBorders>
            <w:shd w:val="clear" w:color="auto" w:fill="auto"/>
            <w:hideMark/>
          </w:tcPr>
          <w:p w14:paraId="7FFEAFAF" w14:textId="79CB7364" w:rsidR="008F3093" w:rsidRPr="002D7F08" w:rsidRDefault="008F3093" w:rsidP="008F3093">
            <w:pPr>
              <w:rPr>
                <w:color w:val="000000"/>
                <w:lang w:eastAsia="es-MX"/>
              </w:rPr>
            </w:pPr>
            <w:r w:rsidRPr="00651E7F">
              <w:rPr>
                <w:lang w:eastAsia="es-MX"/>
              </w:rPr>
              <w:t> N/A</w:t>
            </w:r>
          </w:p>
        </w:tc>
      </w:tr>
      <w:tr w:rsidR="008F3093" w:rsidRPr="002D7F08" w14:paraId="4CAC83D2" w14:textId="77777777" w:rsidTr="00402148">
        <w:trPr>
          <w:trHeight w:val="315"/>
        </w:trPr>
        <w:tc>
          <w:tcPr>
            <w:tcW w:w="2180" w:type="dxa"/>
            <w:tcBorders>
              <w:top w:val="nil"/>
              <w:left w:val="single" w:sz="8" w:space="0" w:color="auto"/>
              <w:bottom w:val="single" w:sz="8" w:space="0" w:color="auto"/>
              <w:right w:val="single" w:sz="8" w:space="0" w:color="auto"/>
            </w:tcBorders>
            <w:shd w:val="clear" w:color="000000" w:fill="D8D8D8"/>
            <w:vAlign w:val="center"/>
            <w:hideMark/>
          </w:tcPr>
          <w:p w14:paraId="61CE62D4" w14:textId="77777777" w:rsidR="008F3093" w:rsidRPr="002D7F08" w:rsidRDefault="008F3093" w:rsidP="008F3093">
            <w:pPr>
              <w:rPr>
                <w:b/>
                <w:bCs/>
                <w:color w:val="000000"/>
                <w:lang w:eastAsia="es-MX"/>
              </w:rPr>
            </w:pPr>
            <w:r w:rsidRPr="002D7F08">
              <w:rPr>
                <w:b/>
                <w:bCs/>
                <w:color w:val="000000"/>
                <w:lang w:eastAsia="es-MX"/>
              </w:rPr>
              <w:t>CECOBAN</w:t>
            </w:r>
          </w:p>
        </w:tc>
        <w:tc>
          <w:tcPr>
            <w:tcW w:w="1940" w:type="dxa"/>
            <w:tcBorders>
              <w:top w:val="nil"/>
              <w:left w:val="nil"/>
              <w:bottom w:val="single" w:sz="8" w:space="0" w:color="auto"/>
              <w:right w:val="single" w:sz="8" w:space="0" w:color="auto"/>
            </w:tcBorders>
            <w:shd w:val="clear" w:color="auto" w:fill="auto"/>
            <w:hideMark/>
          </w:tcPr>
          <w:p w14:paraId="45B25028" w14:textId="1B60CDCF" w:rsidR="008F3093" w:rsidRPr="002D7F08" w:rsidRDefault="008F3093" w:rsidP="008F3093">
            <w:pPr>
              <w:jc w:val="center"/>
              <w:rPr>
                <w:color w:val="000000"/>
                <w:lang w:eastAsia="es-MX"/>
              </w:rPr>
            </w:pPr>
            <w:r w:rsidRPr="00651E7F">
              <w:rPr>
                <w:lang w:eastAsia="es-MX"/>
              </w:rPr>
              <w:t> N/A</w:t>
            </w:r>
          </w:p>
        </w:tc>
        <w:tc>
          <w:tcPr>
            <w:tcW w:w="2680" w:type="dxa"/>
            <w:tcBorders>
              <w:top w:val="nil"/>
              <w:left w:val="nil"/>
              <w:bottom w:val="single" w:sz="8" w:space="0" w:color="auto"/>
              <w:right w:val="single" w:sz="8" w:space="0" w:color="auto"/>
            </w:tcBorders>
            <w:shd w:val="clear" w:color="auto" w:fill="auto"/>
            <w:hideMark/>
          </w:tcPr>
          <w:p w14:paraId="64B9F302" w14:textId="3B979E54" w:rsidR="008F3093" w:rsidRPr="002D7F08" w:rsidRDefault="008F3093" w:rsidP="008F3093">
            <w:pPr>
              <w:rPr>
                <w:color w:val="000000"/>
                <w:lang w:eastAsia="es-MX"/>
              </w:rPr>
            </w:pPr>
            <w:r w:rsidRPr="00651E7F">
              <w:rPr>
                <w:lang w:eastAsia="es-MX"/>
              </w:rPr>
              <w:t> N/A</w:t>
            </w:r>
          </w:p>
        </w:tc>
      </w:tr>
    </w:tbl>
    <w:p w14:paraId="1149DEF1" w14:textId="77777777" w:rsidR="00971637" w:rsidRPr="002D7F08" w:rsidRDefault="00971637" w:rsidP="00B53516">
      <w:pPr>
        <w:jc w:val="both"/>
        <w:rPr>
          <w:rFonts w:cs="Arial"/>
          <w:i/>
          <w:color w:val="0000FF"/>
        </w:rPr>
      </w:pPr>
    </w:p>
    <w:p w14:paraId="59FA7A3F" w14:textId="77777777" w:rsidR="008C558B" w:rsidRPr="002D7F08" w:rsidRDefault="008C558B" w:rsidP="00B53516">
      <w:pPr>
        <w:jc w:val="both"/>
        <w:rPr>
          <w:rFonts w:cs="Arial"/>
          <w:i/>
          <w:color w:val="0000FF"/>
        </w:rPr>
      </w:pPr>
    </w:p>
    <w:p w14:paraId="7930B3A7" w14:textId="77777777" w:rsidR="00340DBB" w:rsidRPr="002D7F08" w:rsidRDefault="008C558B" w:rsidP="00340DBB">
      <w:pPr>
        <w:rPr>
          <w:b/>
          <w:bCs/>
          <w:kern w:val="32"/>
        </w:rPr>
      </w:pPr>
      <w:r w:rsidRPr="002D7F08">
        <w:rPr>
          <w:rFonts w:cs="Arial"/>
          <w:b/>
        </w:rPr>
        <w:t>Protección de la Información</w:t>
      </w:r>
      <w:r w:rsidR="00340DBB" w:rsidRPr="002D7F08">
        <w:rPr>
          <w:b/>
          <w:bCs/>
          <w:kern w:val="32"/>
        </w:rPr>
        <w:t xml:space="preserve"> </w:t>
      </w:r>
    </w:p>
    <w:p w14:paraId="5C68F5AB" w14:textId="77777777" w:rsidR="00340DBB" w:rsidRPr="002D7F08" w:rsidRDefault="006E4A2A" w:rsidP="00340DBB">
      <w:pPr>
        <w:rPr>
          <w:rFonts w:cs="Arial"/>
          <w:b/>
        </w:rPr>
      </w:pPr>
      <w:r w:rsidRPr="002D7F08">
        <w:rPr>
          <w:rStyle w:val="InfoHiddenChar"/>
          <w:rFonts w:ascii="Montserrat" w:hAnsi="Montserrat"/>
          <w:b/>
          <w:bCs/>
          <w:i w:val="0"/>
          <w:kern w:val="32"/>
          <w:sz w:val="20"/>
          <w:szCs w:val="20"/>
        </w:rPr>
        <w:t>[Fase: Diseño] [Etapa: Arquitectura Tecnológica] (ACTT-ACSMC)</w:t>
      </w:r>
    </w:p>
    <w:p w14:paraId="41A57F75" w14:textId="77777777" w:rsidR="00340DBB" w:rsidRPr="002D7F08" w:rsidRDefault="00340DBB" w:rsidP="00DA3CFE">
      <w:pPr>
        <w:pStyle w:val="BodyText"/>
        <w:jc w:val="both"/>
        <w:rPr>
          <w:rFonts w:cs="Arial"/>
          <w:i/>
          <w:vanish/>
          <w:color w:val="0000FF"/>
          <w:sz w:val="20"/>
        </w:rPr>
      </w:pPr>
      <w:r w:rsidRPr="002D7F08">
        <w:rPr>
          <w:rFonts w:cs="Arial"/>
          <w:i/>
          <w:vanish/>
          <w:color w:val="0000FF"/>
          <w:sz w:val="20"/>
        </w:rPr>
        <w:t>Esta sección será completada en la fase de desarrollo del aplicativo.</w:t>
      </w:r>
    </w:p>
    <w:p w14:paraId="05177949" w14:textId="77777777" w:rsidR="008C558B" w:rsidRPr="002D7F08" w:rsidRDefault="008C558B" w:rsidP="00E8032B">
      <w:pPr>
        <w:rPr>
          <w:rFonts w:cs="Arial"/>
          <w:b/>
        </w:rPr>
      </w:pPr>
    </w:p>
    <w:p w14:paraId="70948776" w14:textId="77777777" w:rsidR="008C558B" w:rsidRPr="002D7F08" w:rsidRDefault="008C558B" w:rsidP="00B53516">
      <w:pPr>
        <w:jc w:val="both"/>
        <w:rPr>
          <w:rFonts w:cs="Arial"/>
          <w:i/>
          <w:color w:val="0000FF"/>
        </w:rPr>
      </w:pPr>
    </w:p>
    <w:p w14:paraId="0D1D9E93" w14:textId="77777777" w:rsidR="008C558B" w:rsidRPr="002D7F08" w:rsidRDefault="00333737" w:rsidP="006102C5">
      <w:pPr>
        <w:pStyle w:val="BodyText"/>
        <w:rPr>
          <w:rFonts w:cs="Arial"/>
          <w:i/>
          <w:vanish/>
          <w:color w:val="0000FF"/>
          <w:sz w:val="20"/>
        </w:rPr>
      </w:pPr>
      <w:r w:rsidRPr="002D7F08">
        <w:rPr>
          <w:rFonts w:cs="Arial"/>
          <w:i/>
          <w:vanish/>
          <w:color w:val="0000FF"/>
          <w:sz w:val="20"/>
        </w:rPr>
        <w:t>Indicar si se requiere protección de la información y de qu</w:t>
      </w:r>
      <w:r w:rsidR="006102C5" w:rsidRPr="002D7F08">
        <w:rPr>
          <w:rFonts w:cs="Arial"/>
          <w:i/>
          <w:vanish/>
          <w:color w:val="0000FF"/>
          <w:sz w:val="20"/>
        </w:rPr>
        <w:t>é</w:t>
      </w:r>
      <w:r w:rsidRPr="002D7F08">
        <w:rPr>
          <w:rFonts w:cs="Arial"/>
          <w:i/>
          <w:vanish/>
          <w:color w:val="0000FF"/>
          <w:sz w:val="20"/>
        </w:rPr>
        <w:t xml:space="preserve"> tipo</w:t>
      </w:r>
    </w:p>
    <w:tbl>
      <w:tblPr>
        <w:tblW w:w="6120" w:type="dxa"/>
        <w:tblInd w:w="55" w:type="dxa"/>
        <w:tblCellMar>
          <w:left w:w="70" w:type="dxa"/>
          <w:right w:w="70" w:type="dxa"/>
        </w:tblCellMar>
        <w:tblLook w:val="04A0" w:firstRow="1" w:lastRow="0" w:firstColumn="1" w:lastColumn="0" w:noHBand="0" w:noVBand="1"/>
      </w:tblPr>
      <w:tblGrid>
        <w:gridCol w:w="2180"/>
        <w:gridCol w:w="1260"/>
        <w:gridCol w:w="2680"/>
      </w:tblGrid>
      <w:tr w:rsidR="008C558B" w:rsidRPr="002D7F08" w14:paraId="4621B4F9" w14:textId="77777777" w:rsidTr="008C558B">
        <w:trPr>
          <w:trHeight w:val="315"/>
        </w:trPr>
        <w:tc>
          <w:tcPr>
            <w:tcW w:w="2180" w:type="dxa"/>
            <w:tcBorders>
              <w:top w:val="single" w:sz="8" w:space="0" w:color="auto"/>
              <w:left w:val="single" w:sz="8" w:space="0" w:color="auto"/>
              <w:bottom w:val="single" w:sz="8" w:space="0" w:color="auto"/>
              <w:right w:val="single" w:sz="8" w:space="0" w:color="auto"/>
            </w:tcBorders>
            <w:shd w:val="clear" w:color="000000" w:fill="A5A5A5"/>
            <w:vAlign w:val="center"/>
            <w:hideMark/>
          </w:tcPr>
          <w:p w14:paraId="445925AC" w14:textId="77777777" w:rsidR="008C558B" w:rsidRPr="002D7F08" w:rsidRDefault="008C558B" w:rsidP="008C558B">
            <w:pPr>
              <w:jc w:val="center"/>
              <w:rPr>
                <w:b/>
                <w:bCs/>
                <w:color w:val="000000"/>
                <w:lang w:eastAsia="es-MX"/>
              </w:rPr>
            </w:pPr>
            <w:r w:rsidRPr="002D7F08">
              <w:rPr>
                <w:b/>
                <w:bCs/>
                <w:color w:val="000000"/>
                <w:lang w:eastAsia="es-MX"/>
              </w:rPr>
              <w:t>Protecciones</w:t>
            </w:r>
          </w:p>
        </w:tc>
        <w:tc>
          <w:tcPr>
            <w:tcW w:w="1260" w:type="dxa"/>
            <w:tcBorders>
              <w:top w:val="single" w:sz="8" w:space="0" w:color="auto"/>
              <w:left w:val="nil"/>
              <w:bottom w:val="single" w:sz="8" w:space="0" w:color="auto"/>
              <w:right w:val="single" w:sz="8" w:space="0" w:color="auto"/>
            </w:tcBorders>
            <w:shd w:val="clear" w:color="000000" w:fill="A5A5A5"/>
            <w:vAlign w:val="center"/>
            <w:hideMark/>
          </w:tcPr>
          <w:p w14:paraId="2B072123" w14:textId="77777777" w:rsidR="008C558B" w:rsidRPr="002D7F08" w:rsidRDefault="008C558B" w:rsidP="008C558B">
            <w:pPr>
              <w:jc w:val="center"/>
              <w:rPr>
                <w:b/>
                <w:bCs/>
                <w:color w:val="000000"/>
                <w:lang w:eastAsia="es-MX"/>
              </w:rPr>
            </w:pPr>
            <w:r w:rsidRPr="002D7F08">
              <w:rPr>
                <w:b/>
                <w:bCs/>
                <w:color w:val="000000"/>
                <w:lang w:eastAsia="es-MX"/>
              </w:rPr>
              <w:t>Selección</w:t>
            </w:r>
          </w:p>
        </w:tc>
        <w:tc>
          <w:tcPr>
            <w:tcW w:w="2680" w:type="dxa"/>
            <w:tcBorders>
              <w:top w:val="single" w:sz="8" w:space="0" w:color="auto"/>
              <w:left w:val="nil"/>
              <w:bottom w:val="single" w:sz="8" w:space="0" w:color="auto"/>
              <w:right w:val="single" w:sz="8" w:space="0" w:color="auto"/>
            </w:tcBorders>
            <w:shd w:val="clear" w:color="000000" w:fill="A5A5A5"/>
            <w:vAlign w:val="center"/>
            <w:hideMark/>
          </w:tcPr>
          <w:p w14:paraId="4B8EF389" w14:textId="77777777" w:rsidR="008C558B" w:rsidRPr="002D7F08" w:rsidRDefault="008C558B" w:rsidP="008C558B">
            <w:pPr>
              <w:jc w:val="center"/>
              <w:rPr>
                <w:b/>
                <w:bCs/>
                <w:color w:val="000000"/>
                <w:lang w:eastAsia="es-MX"/>
              </w:rPr>
            </w:pPr>
            <w:r w:rsidRPr="002D7F08">
              <w:rPr>
                <w:b/>
                <w:bCs/>
                <w:color w:val="000000"/>
                <w:lang w:eastAsia="es-MX"/>
              </w:rPr>
              <w:t>Mecanismo</w:t>
            </w:r>
          </w:p>
        </w:tc>
      </w:tr>
      <w:tr w:rsidR="008C558B" w:rsidRPr="002D7F08" w14:paraId="33D089F1" w14:textId="77777777" w:rsidTr="008C558B">
        <w:trPr>
          <w:trHeight w:val="315"/>
        </w:trPr>
        <w:tc>
          <w:tcPr>
            <w:tcW w:w="2180" w:type="dxa"/>
            <w:tcBorders>
              <w:top w:val="nil"/>
              <w:left w:val="single" w:sz="8" w:space="0" w:color="auto"/>
              <w:bottom w:val="nil"/>
              <w:right w:val="single" w:sz="8" w:space="0" w:color="auto"/>
            </w:tcBorders>
            <w:shd w:val="clear" w:color="000000" w:fill="D8D8D8"/>
            <w:vAlign w:val="center"/>
            <w:hideMark/>
          </w:tcPr>
          <w:p w14:paraId="16288502" w14:textId="77777777" w:rsidR="008C558B" w:rsidRPr="002D7F08" w:rsidRDefault="008C558B" w:rsidP="008C558B">
            <w:pPr>
              <w:rPr>
                <w:b/>
                <w:bCs/>
                <w:color w:val="000000"/>
                <w:lang w:eastAsia="es-MX"/>
              </w:rPr>
            </w:pPr>
            <w:r w:rsidRPr="002D7F08">
              <w:rPr>
                <w:b/>
                <w:bCs/>
                <w:color w:val="000000"/>
                <w:lang w:eastAsia="es-MX"/>
              </w:rPr>
              <w:t>Web Services</w:t>
            </w:r>
          </w:p>
        </w:tc>
        <w:tc>
          <w:tcPr>
            <w:tcW w:w="1260" w:type="dxa"/>
            <w:tcBorders>
              <w:top w:val="nil"/>
              <w:left w:val="nil"/>
              <w:bottom w:val="single" w:sz="8" w:space="0" w:color="auto"/>
              <w:right w:val="single" w:sz="8" w:space="0" w:color="auto"/>
            </w:tcBorders>
            <w:shd w:val="clear" w:color="auto" w:fill="auto"/>
            <w:vAlign w:val="center"/>
            <w:hideMark/>
          </w:tcPr>
          <w:p w14:paraId="2B835B52" w14:textId="42A1D395" w:rsidR="008C558B" w:rsidRPr="002D7F08" w:rsidRDefault="008F3093" w:rsidP="008C558B">
            <w:pPr>
              <w:jc w:val="center"/>
              <w:rPr>
                <w:color w:val="000000"/>
                <w:lang w:eastAsia="es-MX"/>
              </w:rPr>
            </w:pPr>
            <w:r>
              <w:rPr>
                <w:color w:val="000000"/>
                <w:lang w:eastAsia="es-MX"/>
              </w:rPr>
              <w:t>x</w:t>
            </w:r>
            <w:r w:rsidR="008C558B" w:rsidRPr="002D7F08">
              <w:rPr>
                <w:color w:val="000000"/>
                <w:lang w:eastAsia="es-MX"/>
              </w:rPr>
              <w:t> </w:t>
            </w:r>
          </w:p>
        </w:tc>
        <w:tc>
          <w:tcPr>
            <w:tcW w:w="2680" w:type="dxa"/>
            <w:tcBorders>
              <w:top w:val="nil"/>
              <w:left w:val="nil"/>
              <w:bottom w:val="single" w:sz="8" w:space="0" w:color="auto"/>
              <w:right w:val="single" w:sz="8" w:space="0" w:color="auto"/>
            </w:tcBorders>
            <w:shd w:val="clear" w:color="auto" w:fill="auto"/>
            <w:vAlign w:val="center"/>
            <w:hideMark/>
          </w:tcPr>
          <w:p w14:paraId="6953181A" w14:textId="415D06FF" w:rsidR="008C558B" w:rsidRPr="002D7F08" w:rsidRDefault="008C558B" w:rsidP="008C558B">
            <w:pPr>
              <w:rPr>
                <w:color w:val="000000"/>
                <w:lang w:eastAsia="es-MX"/>
              </w:rPr>
            </w:pPr>
            <w:r w:rsidRPr="002D7F08">
              <w:rPr>
                <w:color w:val="000000"/>
                <w:lang w:eastAsia="es-MX"/>
              </w:rPr>
              <w:t> </w:t>
            </w:r>
            <w:del w:id="672" w:author="Qualtop" w:date="2020-11-12T13:12:00Z">
              <w:r w:rsidR="008F3093" w:rsidDel="00DF0D70">
                <w:rPr>
                  <w:color w:val="000000"/>
                  <w:lang w:eastAsia="es-MX"/>
                </w:rPr>
                <w:delText>ssl</w:delText>
              </w:r>
            </w:del>
            <w:ins w:id="673" w:author="Qualtop" w:date="2020-11-12T13:12:00Z">
              <w:r w:rsidR="00DF0D70">
                <w:rPr>
                  <w:color w:val="000000"/>
                  <w:lang w:eastAsia="es-MX"/>
                </w:rPr>
                <w:t>SSL</w:t>
              </w:r>
            </w:ins>
            <w:r w:rsidR="008F3093">
              <w:rPr>
                <w:color w:val="000000"/>
                <w:lang w:eastAsia="es-MX"/>
              </w:rPr>
              <w:t xml:space="preserve"> /</w:t>
            </w:r>
            <w:ins w:id="674" w:author="Qualtop" w:date="2020-11-12T13:13:00Z">
              <w:r w:rsidR="00DF0D70">
                <w:rPr>
                  <w:color w:val="000000"/>
                  <w:lang w:eastAsia="es-MX"/>
                </w:rPr>
                <w:t>TLS</w:t>
              </w:r>
            </w:ins>
            <w:del w:id="675" w:author="Qualtop" w:date="2020-11-12T13:13:00Z">
              <w:r w:rsidR="008F3093" w:rsidDel="00DF0D70">
                <w:rPr>
                  <w:color w:val="000000"/>
                  <w:lang w:eastAsia="es-MX"/>
                </w:rPr>
                <w:delText>tls</w:delText>
              </w:r>
            </w:del>
            <w:r w:rsidR="008F3093">
              <w:rPr>
                <w:color w:val="000000"/>
                <w:lang w:eastAsia="es-MX"/>
              </w:rPr>
              <w:t xml:space="preserve">      cliente</w:t>
            </w:r>
          </w:p>
        </w:tc>
      </w:tr>
      <w:tr w:rsidR="008C558B" w:rsidRPr="002D7F08" w14:paraId="25958B2D" w14:textId="77777777" w:rsidTr="008C558B">
        <w:trPr>
          <w:trHeight w:val="315"/>
        </w:trPr>
        <w:tc>
          <w:tcPr>
            <w:tcW w:w="218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6248BCFD" w14:textId="77777777" w:rsidR="008C558B" w:rsidRPr="002D7F08" w:rsidRDefault="008C558B" w:rsidP="008C558B">
            <w:pPr>
              <w:rPr>
                <w:b/>
                <w:bCs/>
                <w:color w:val="000000"/>
                <w:lang w:eastAsia="es-MX"/>
              </w:rPr>
            </w:pPr>
            <w:r w:rsidRPr="002D7F08">
              <w:rPr>
                <w:b/>
                <w:bCs/>
                <w:color w:val="000000"/>
                <w:lang w:eastAsia="es-MX"/>
              </w:rPr>
              <w:t>Forward Proxy</w:t>
            </w:r>
          </w:p>
        </w:tc>
        <w:tc>
          <w:tcPr>
            <w:tcW w:w="1260" w:type="dxa"/>
            <w:tcBorders>
              <w:top w:val="nil"/>
              <w:left w:val="nil"/>
              <w:bottom w:val="single" w:sz="8" w:space="0" w:color="auto"/>
              <w:right w:val="single" w:sz="8" w:space="0" w:color="auto"/>
            </w:tcBorders>
            <w:shd w:val="clear" w:color="auto" w:fill="auto"/>
            <w:vAlign w:val="center"/>
            <w:hideMark/>
          </w:tcPr>
          <w:p w14:paraId="1B8718F8" w14:textId="77777777" w:rsidR="008C558B" w:rsidRPr="002D7F08" w:rsidRDefault="008C558B" w:rsidP="008C558B">
            <w:pPr>
              <w:jc w:val="center"/>
              <w:rPr>
                <w:color w:val="000000"/>
                <w:lang w:eastAsia="es-MX"/>
              </w:rPr>
            </w:pPr>
            <w:r w:rsidRPr="002D7F08">
              <w:rPr>
                <w:color w:val="000000"/>
                <w:lang w:eastAsia="es-MX"/>
              </w:rPr>
              <w:t> </w:t>
            </w:r>
          </w:p>
        </w:tc>
        <w:tc>
          <w:tcPr>
            <w:tcW w:w="2680" w:type="dxa"/>
            <w:tcBorders>
              <w:top w:val="nil"/>
              <w:left w:val="nil"/>
              <w:bottom w:val="single" w:sz="8" w:space="0" w:color="auto"/>
              <w:right w:val="single" w:sz="8" w:space="0" w:color="auto"/>
            </w:tcBorders>
            <w:shd w:val="clear" w:color="auto" w:fill="auto"/>
            <w:vAlign w:val="center"/>
            <w:hideMark/>
          </w:tcPr>
          <w:p w14:paraId="28D59A84" w14:textId="77777777" w:rsidR="008C558B" w:rsidRPr="002D7F08" w:rsidRDefault="008C558B" w:rsidP="008C558B">
            <w:pPr>
              <w:rPr>
                <w:color w:val="000000"/>
                <w:lang w:eastAsia="es-MX"/>
              </w:rPr>
            </w:pPr>
            <w:r w:rsidRPr="002D7F08">
              <w:rPr>
                <w:color w:val="000000"/>
                <w:lang w:eastAsia="es-MX"/>
              </w:rPr>
              <w:t> </w:t>
            </w:r>
          </w:p>
        </w:tc>
      </w:tr>
      <w:tr w:rsidR="008C558B" w:rsidRPr="002D7F08" w14:paraId="6A8DA4CF" w14:textId="77777777" w:rsidTr="008C558B">
        <w:trPr>
          <w:trHeight w:val="315"/>
        </w:trPr>
        <w:tc>
          <w:tcPr>
            <w:tcW w:w="2180" w:type="dxa"/>
            <w:tcBorders>
              <w:top w:val="nil"/>
              <w:left w:val="single" w:sz="8" w:space="0" w:color="auto"/>
              <w:bottom w:val="single" w:sz="8" w:space="0" w:color="auto"/>
              <w:right w:val="single" w:sz="8" w:space="0" w:color="auto"/>
            </w:tcBorders>
            <w:shd w:val="clear" w:color="000000" w:fill="D8D8D8"/>
            <w:vAlign w:val="center"/>
            <w:hideMark/>
          </w:tcPr>
          <w:p w14:paraId="7509134A" w14:textId="77777777" w:rsidR="008C558B" w:rsidRPr="002D7F08" w:rsidRDefault="008C558B" w:rsidP="008C558B">
            <w:pPr>
              <w:rPr>
                <w:b/>
                <w:bCs/>
                <w:color w:val="000000"/>
                <w:lang w:eastAsia="es-MX"/>
              </w:rPr>
            </w:pPr>
            <w:r w:rsidRPr="002D7F08">
              <w:rPr>
                <w:b/>
                <w:bCs/>
                <w:color w:val="000000"/>
                <w:lang w:eastAsia="es-MX"/>
              </w:rPr>
              <w:t>SFTP</w:t>
            </w:r>
          </w:p>
        </w:tc>
        <w:tc>
          <w:tcPr>
            <w:tcW w:w="1260" w:type="dxa"/>
            <w:tcBorders>
              <w:top w:val="nil"/>
              <w:left w:val="nil"/>
              <w:bottom w:val="single" w:sz="8" w:space="0" w:color="auto"/>
              <w:right w:val="single" w:sz="8" w:space="0" w:color="auto"/>
            </w:tcBorders>
            <w:shd w:val="clear" w:color="auto" w:fill="auto"/>
            <w:vAlign w:val="center"/>
            <w:hideMark/>
          </w:tcPr>
          <w:p w14:paraId="7835E4D5" w14:textId="77777777" w:rsidR="008C558B" w:rsidRPr="002D7F08" w:rsidRDefault="008C558B" w:rsidP="008C558B">
            <w:pPr>
              <w:jc w:val="center"/>
              <w:rPr>
                <w:color w:val="000000"/>
                <w:lang w:eastAsia="es-MX"/>
              </w:rPr>
            </w:pPr>
            <w:r w:rsidRPr="002D7F08">
              <w:rPr>
                <w:color w:val="000000"/>
                <w:lang w:eastAsia="es-MX"/>
              </w:rPr>
              <w:t> </w:t>
            </w:r>
          </w:p>
        </w:tc>
        <w:tc>
          <w:tcPr>
            <w:tcW w:w="2680" w:type="dxa"/>
            <w:tcBorders>
              <w:top w:val="nil"/>
              <w:left w:val="nil"/>
              <w:bottom w:val="single" w:sz="8" w:space="0" w:color="auto"/>
              <w:right w:val="single" w:sz="8" w:space="0" w:color="auto"/>
            </w:tcBorders>
            <w:shd w:val="clear" w:color="auto" w:fill="auto"/>
            <w:vAlign w:val="center"/>
            <w:hideMark/>
          </w:tcPr>
          <w:p w14:paraId="4698AF66" w14:textId="77777777" w:rsidR="008C558B" w:rsidRPr="002D7F08" w:rsidRDefault="008C558B" w:rsidP="008C558B">
            <w:pPr>
              <w:rPr>
                <w:color w:val="000000"/>
                <w:lang w:eastAsia="es-MX"/>
              </w:rPr>
            </w:pPr>
            <w:r w:rsidRPr="002D7F08">
              <w:rPr>
                <w:color w:val="000000"/>
                <w:lang w:eastAsia="es-MX"/>
              </w:rPr>
              <w:t> </w:t>
            </w:r>
          </w:p>
        </w:tc>
      </w:tr>
    </w:tbl>
    <w:p w14:paraId="56F88159" w14:textId="77777777" w:rsidR="008C558B" w:rsidRPr="002D7F08" w:rsidRDefault="008C558B" w:rsidP="00B53516">
      <w:pPr>
        <w:jc w:val="both"/>
        <w:rPr>
          <w:rFonts w:cs="Arial"/>
          <w:i/>
          <w:color w:val="0000FF"/>
        </w:rPr>
      </w:pPr>
    </w:p>
    <w:p w14:paraId="16871F9B" w14:textId="77777777" w:rsidR="008C558B" w:rsidRPr="002D7F08" w:rsidRDefault="00333737" w:rsidP="006102C5">
      <w:pPr>
        <w:pStyle w:val="BodyText"/>
        <w:rPr>
          <w:rFonts w:cs="Arial"/>
          <w:i/>
          <w:vanish/>
          <w:color w:val="0000FF"/>
          <w:sz w:val="20"/>
        </w:rPr>
      </w:pPr>
      <w:r w:rsidRPr="002D7F08">
        <w:rPr>
          <w:rFonts w:cs="Arial"/>
          <w:i/>
          <w:vanish/>
          <w:color w:val="0000FF"/>
          <w:sz w:val="20"/>
        </w:rPr>
        <w:t xml:space="preserve">Indicar si se va a </w:t>
      </w:r>
      <w:r w:rsidR="006102C5" w:rsidRPr="002D7F08">
        <w:rPr>
          <w:rFonts w:cs="Arial"/>
          <w:i/>
          <w:vanish/>
          <w:color w:val="0000FF"/>
          <w:sz w:val="20"/>
        </w:rPr>
        <w:t>requerir la protección de flujos mediante</w:t>
      </w:r>
      <w:r w:rsidRPr="002D7F08">
        <w:rPr>
          <w:rFonts w:cs="Arial"/>
          <w:i/>
          <w:vanish/>
          <w:color w:val="0000FF"/>
          <w:sz w:val="20"/>
        </w:rPr>
        <w:t xml:space="preserve"> el socket de seguridad</w:t>
      </w:r>
    </w:p>
    <w:tbl>
      <w:tblPr>
        <w:tblW w:w="7280" w:type="dxa"/>
        <w:tblInd w:w="55" w:type="dxa"/>
        <w:tblCellMar>
          <w:left w:w="70" w:type="dxa"/>
          <w:right w:w="70" w:type="dxa"/>
        </w:tblCellMar>
        <w:tblLook w:val="04A0" w:firstRow="1" w:lastRow="0" w:firstColumn="1" w:lastColumn="0" w:noHBand="0" w:noVBand="1"/>
      </w:tblPr>
      <w:tblGrid>
        <w:gridCol w:w="3840"/>
        <w:gridCol w:w="1720"/>
        <w:gridCol w:w="1720"/>
      </w:tblGrid>
      <w:tr w:rsidR="008C558B" w:rsidRPr="002D7F08" w14:paraId="14F1B865" w14:textId="77777777" w:rsidTr="008C558B">
        <w:trPr>
          <w:trHeight w:val="300"/>
        </w:trPr>
        <w:tc>
          <w:tcPr>
            <w:tcW w:w="384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58D442D7" w14:textId="77777777" w:rsidR="008C558B" w:rsidRPr="002D7F08" w:rsidRDefault="008C558B" w:rsidP="008C558B">
            <w:pPr>
              <w:jc w:val="center"/>
              <w:rPr>
                <w:b/>
                <w:bCs/>
                <w:color w:val="000000"/>
                <w:lang w:eastAsia="es-MX"/>
              </w:rPr>
            </w:pPr>
            <w:r w:rsidRPr="002D7F08">
              <w:rPr>
                <w:b/>
                <w:bCs/>
                <w:color w:val="000000"/>
                <w:lang w:eastAsia="es-MX"/>
              </w:rPr>
              <w:t> </w:t>
            </w:r>
          </w:p>
        </w:tc>
        <w:tc>
          <w:tcPr>
            <w:tcW w:w="1720" w:type="dxa"/>
            <w:tcBorders>
              <w:top w:val="single" w:sz="8" w:space="0" w:color="auto"/>
              <w:left w:val="nil"/>
              <w:bottom w:val="single" w:sz="8" w:space="0" w:color="auto"/>
              <w:right w:val="single" w:sz="8" w:space="0" w:color="auto"/>
            </w:tcBorders>
            <w:shd w:val="clear" w:color="000000" w:fill="BFBFBF"/>
            <w:vAlign w:val="center"/>
            <w:hideMark/>
          </w:tcPr>
          <w:p w14:paraId="62152186" w14:textId="77777777" w:rsidR="008C558B" w:rsidRPr="002D7F08" w:rsidRDefault="008C558B" w:rsidP="008C558B">
            <w:pPr>
              <w:jc w:val="center"/>
              <w:rPr>
                <w:b/>
                <w:bCs/>
                <w:color w:val="000000"/>
                <w:lang w:eastAsia="es-MX"/>
              </w:rPr>
            </w:pPr>
            <w:r w:rsidRPr="002D7F08">
              <w:rPr>
                <w:b/>
                <w:bCs/>
                <w:color w:val="000000"/>
                <w:lang w:eastAsia="es-MX"/>
              </w:rPr>
              <w:t>SI</w:t>
            </w:r>
          </w:p>
        </w:tc>
        <w:tc>
          <w:tcPr>
            <w:tcW w:w="1720" w:type="dxa"/>
            <w:tcBorders>
              <w:top w:val="single" w:sz="8" w:space="0" w:color="auto"/>
              <w:left w:val="nil"/>
              <w:bottom w:val="single" w:sz="8" w:space="0" w:color="auto"/>
              <w:right w:val="single" w:sz="8" w:space="0" w:color="auto"/>
            </w:tcBorders>
            <w:shd w:val="clear" w:color="000000" w:fill="BFBFBF"/>
            <w:vAlign w:val="center"/>
            <w:hideMark/>
          </w:tcPr>
          <w:p w14:paraId="5FB3EF57" w14:textId="77777777" w:rsidR="008C558B" w:rsidRPr="002D7F08" w:rsidRDefault="008C558B" w:rsidP="008C558B">
            <w:pPr>
              <w:jc w:val="center"/>
              <w:rPr>
                <w:b/>
                <w:bCs/>
                <w:color w:val="000000"/>
                <w:lang w:eastAsia="es-MX"/>
              </w:rPr>
            </w:pPr>
            <w:r w:rsidRPr="002D7F08">
              <w:rPr>
                <w:b/>
                <w:bCs/>
                <w:color w:val="000000"/>
                <w:lang w:eastAsia="es-MX"/>
              </w:rPr>
              <w:t>NO</w:t>
            </w:r>
          </w:p>
        </w:tc>
      </w:tr>
      <w:tr w:rsidR="008C558B" w:rsidRPr="002D7F08" w14:paraId="5DA7FF5C" w14:textId="77777777" w:rsidTr="008C558B">
        <w:trPr>
          <w:trHeight w:val="360"/>
        </w:trPr>
        <w:tc>
          <w:tcPr>
            <w:tcW w:w="3840" w:type="dxa"/>
            <w:tcBorders>
              <w:top w:val="nil"/>
              <w:left w:val="single" w:sz="8" w:space="0" w:color="auto"/>
              <w:bottom w:val="single" w:sz="8" w:space="0" w:color="auto"/>
              <w:right w:val="single" w:sz="8" w:space="0" w:color="auto"/>
            </w:tcBorders>
            <w:shd w:val="clear" w:color="auto" w:fill="auto"/>
            <w:vAlign w:val="center"/>
            <w:hideMark/>
          </w:tcPr>
          <w:p w14:paraId="183BC1BA" w14:textId="77777777" w:rsidR="008C558B" w:rsidRPr="002D7F08" w:rsidRDefault="006102C5" w:rsidP="008C558B">
            <w:pPr>
              <w:jc w:val="center"/>
              <w:rPr>
                <w:b/>
                <w:bCs/>
                <w:color w:val="000000"/>
                <w:lang w:eastAsia="es-MX"/>
              </w:rPr>
            </w:pPr>
            <w:r w:rsidRPr="002D7F08">
              <w:rPr>
                <w:b/>
                <w:bCs/>
                <w:color w:val="000000"/>
                <w:lang w:eastAsia="es-MX"/>
              </w:rPr>
              <w:t>Uso de socket de s</w:t>
            </w:r>
            <w:r w:rsidR="008C558B" w:rsidRPr="002D7F08">
              <w:rPr>
                <w:b/>
                <w:bCs/>
                <w:color w:val="000000"/>
                <w:lang w:eastAsia="es-MX"/>
              </w:rPr>
              <w:t>eguridad</w:t>
            </w:r>
          </w:p>
        </w:tc>
        <w:tc>
          <w:tcPr>
            <w:tcW w:w="1720" w:type="dxa"/>
            <w:tcBorders>
              <w:top w:val="nil"/>
              <w:left w:val="nil"/>
              <w:bottom w:val="single" w:sz="8" w:space="0" w:color="auto"/>
              <w:right w:val="single" w:sz="8" w:space="0" w:color="auto"/>
            </w:tcBorders>
            <w:shd w:val="clear" w:color="auto" w:fill="auto"/>
            <w:vAlign w:val="center"/>
            <w:hideMark/>
          </w:tcPr>
          <w:p w14:paraId="4783B78A" w14:textId="77777777" w:rsidR="008C558B" w:rsidRPr="002D7F08" w:rsidRDefault="008C558B" w:rsidP="008C558B">
            <w:pPr>
              <w:rPr>
                <w:color w:val="000000"/>
                <w:lang w:eastAsia="es-MX"/>
              </w:rPr>
            </w:pPr>
            <w:r w:rsidRPr="002D7F08">
              <w:rPr>
                <w:color w:val="000000"/>
                <w:lang w:eastAsia="es-MX"/>
              </w:rPr>
              <w:t> </w:t>
            </w:r>
          </w:p>
        </w:tc>
        <w:tc>
          <w:tcPr>
            <w:tcW w:w="1720" w:type="dxa"/>
            <w:tcBorders>
              <w:top w:val="nil"/>
              <w:left w:val="nil"/>
              <w:bottom w:val="single" w:sz="8" w:space="0" w:color="auto"/>
              <w:right w:val="single" w:sz="8" w:space="0" w:color="auto"/>
            </w:tcBorders>
            <w:shd w:val="clear" w:color="auto" w:fill="auto"/>
            <w:vAlign w:val="center"/>
            <w:hideMark/>
          </w:tcPr>
          <w:p w14:paraId="2325011A" w14:textId="409D6817" w:rsidR="008C558B" w:rsidRPr="002D7F08" w:rsidRDefault="008C558B" w:rsidP="008C558B">
            <w:pPr>
              <w:jc w:val="center"/>
              <w:rPr>
                <w:color w:val="000000"/>
                <w:lang w:eastAsia="es-MX"/>
              </w:rPr>
            </w:pPr>
            <w:r w:rsidRPr="002D7F08">
              <w:rPr>
                <w:color w:val="000000"/>
                <w:lang w:eastAsia="es-MX"/>
              </w:rPr>
              <w:t> </w:t>
            </w:r>
            <w:r w:rsidR="008F3093">
              <w:rPr>
                <w:color w:val="000000"/>
                <w:lang w:eastAsia="es-MX"/>
              </w:rPr>
              <w:t>x</w:t>
            </w:r>
          </w:p>
        </w:tc>
      </w:tr>
    </w:tbl>
    <w:p w14:paraId="10FC601D" w14:textId="77777777" w:rsidR="008C558B" w:rsidRPr="002D7F08" w:rsidRDefault="008C558B" w:rsidP="00B53516">
      <w:pPr>
        <w:jc w:val="both"/>
        <w:rPr>
          <w:rFonts w:cs="Arial"/>
          <w:i/>
          <w:color w:val="0000FF"/>
        </w:rPr>
      </w:pPr>
    </w:p>
    <w:p w14:paraId="3CFFFD65" w14:textId="77777777" w:rsidR="008C558B" w:rsidRPr="002D7F08" w:rsidRDefault="008C558B" w:rsidP="00B53516">
      <w:pPr>
        <w:jc w:val="both"/>
        <w:rPr>
          <w:rFonts w:cs="Arial"/>
          <w:i/>
          <w:color w:val="0000FF"/>
        </w:rPr>
      </w:pPr>
    </w:p>
    <w:p w14:paraId="43A8E2C2" w14:textId="77777777" w:rsidR="002963E5" w:rsidRPr="002D7F08" w:rsidRDefault="002963E5">
      <w:pPr>
        <w:rPr>
          <w:rFonts w:cs="Arial"/>
          <w:i/>
          <w:color w:val="0000FF"/>
        </w:rPr>
      </w:pPr>
      <w:r w:rsidRPr="002D7F08">
        <w:rPr>
          <w:rFonts w:cs="Arial"/>
          <w:i/>
          <w:color w:val="0000FF"/>
        </w:rPr>
        <w:br w:type="page"/>
      </w:r>
    </w:p>
    <w:p w14:paraId="411008DD" w14:textId="77777777" w:rsidR="00936D8A" w:rsidRPr="002D7F08" w:rsidRDefault="00333737" w:rsidP="00936D8A">
      <w:pPr>
        <w:pStyle w:val="BodyText"/>
        <w:spacing w:after="0"/>
        <w:jc w:val="both"/>
        <w:rPr>
          <w:rFonts w:cs="Arial"/>
          <w:i/>
          <w:vanish/>
          <w:color w:val="0000FF"/>
          <w:sz w:val="20"/>
        </w:rPr>
      </w:pPr>
      <w:r w:rsidRPr="002D7F08">
        <w:rPr>
          <w:rFonts w:cs="Arial"/>
          <w:i/>
          <w:vanish/>
          <w:color w:val="0000FF"/>
          <w:sz w:val="20"/>
        </w:rPr>
        <w:lastRenderedPageBreak/>
        <w:t>Adicionalmente i</w:t>
      </w:r>
      <w:r w:rsidR="00C26B6C" w:rsidRPr="002D7F08">
        <w:rPr>
          <w:rFonts w:cs="Arial"/>
          <w:i/>
          <w:vanish/>
          <w:color w:val="0000FF"/>
          <w:sz w:val="20"/>
        </w:rPr>
        <w:t>n</w:t>
      </w:r>
      <w:r w:rsidRPr="002D7F08">
        <w:rPr>
          <w:rFonts w:cs="Arial"/>
          <w:i/>
          <w:vanish/>
          <w:color w:val="0000FF"/>
          <w:sz w:val="20"/>
        </w:rPr>
        <w:t>cluir en esta sección la i</w:t>
      </w:r>
      <w:r w:rsidR="00936D8A" w:rsidRPr="002D7F08">
        <w:rPr>
          <w:rFonts w:cs="Arial"/>
          <w:i/>
          <w:vanish/>
          <w:color w:val="0000FF"/>
          <w:sz w:val="20"/>
        </w:rPr>
        <w:t>dentificación de requerimientos no funcionales en materia de seguridad.</w:t>
      </w:r>
    </w:p>
    <w:p w14:paraId="1F30DEB4" w14:textId="77777777" w:rsidR="00C50F2A" w:rsidRPr="002D7F08" w:rsidRDefault="00C50F2A" w:rsidP="00B53516">
      <w:pPr>
        <w:pStyle w:val="BodyText"/>
        <w:spacing w:after="0"/>
        <w:jc w:val="both"/>
        <w:rPr>
          <w:rFonts w:cs="Arial"/>
          <w:i/>
          <w:vanish/>
          <w:color w:val="0000FF"/>
          <w:sz w:val="20"/>
        </w:rPr>
      </w:pPr>
      <w:r w:rsidRPr="002D7F08">
        <w:rPr>
          <w:rFonts w:cs="Arial"/>
          <w:i/>
          <w:vanish/>
          <w:color w:val="0000FF"/>
          <w:sz w:val="20"/>
        </w:rPr>
        <w:t>Ejemplos</w:t>
      </w:r>
      <w:r w:rsidR="00333737" w:rsidRPr="002D7F08">
        <w:rPr>
          <w:rFonts w:cs="Arial"/>
          <w:i/>
          <w:vanish/>
          <w:color w:val="0000FF"/>
          <w:sz w:val="20"/>
        </w:rPr>
        <w:t>:</w:t>
      </w:r>
    </w:p>
    <w:p w14:paraId="30DC5FC1" w14:textId="77777777" w:rsidR="00C50F2A" w:rsidRPr="002D7F08" w:rsidRDefault="00B53516" w:rsidP="00B53516">
      <w:pPr>
        <w:pStyle w:val="BodyText"/>
        <w:spacing w:after="0"/>
        <w:jc w:val="both"/>
        <w:rPr>
          <w:rFonts w:cs="Arial"/>
          <w:i/>
          <w:vanish/>
          <w:color w:val="0000FF"/>
          <w:sz w:val="20"/>
        </w:rPr>
      </w:pPr>
      <w:r w:rsidRPr="002D7F08">
        <w:rPr>
          <w:rFonts w:cs="Arial"/>
          <w:i/>
          <w:vanish/>
          <w:color w:val="0000FF"/>
          <w:sz w:val="20"/>
        </w:rPr>
        <w:t>Tipos de algoritmos de cifrado.</w:t>
      </w:r>
    </w:p>
    <w:p w14:paraId="11524A14" w14:textId="77777777" w:rsidR="00C50F2A" w:rsidRPr="002D7F08" w:rsidRDefault="00C50F2A" w:rsidP="00B53516">
      <w:pPr>
        <w:pStyle w:val="BodyText"/>
        <w:spacing w:after="0"/>
        <w:jc w:val="both"/>
        <w:rPr>
          <w:rFonts w:cs="Arial"/>
          <w:i/>
          <w:vanish/>
          <w:color w:val="0000FF"/>
          <w:sz w:val="20"/>
        </w:rPr>
      </w:pPr>
      <w:r w:rsidRPr="002D7F08">
        <w:rPr>
          <w:rFonts w:cs="Arial"/>
          <w:i/>
          <w:vanish/>
          <w:color w:val="0000FF"/>
          <w:sz w:val="20"/>
        </w:rPr>
        <w:t>Definición de cómo el aplicativo en cuestión recibirá acceso y autorizaciones por parte de los servicios de identidad (en caso que resida en alguno de los data centers del SAT)</w:t>
      </w:r>
    </w:p>
    <w:p w14:paraId="1CF0A860" w14:textId="77777777" w:rsidR="00C50F2A" w:rsidRPr="002D7F08" w:rsidRDefault="00C50F2A" w:rsidP="00B53516">
      <w:pPr>
        <w:pStyle w:val="BodyText"/>
        <w:spacing w:after="0"/>
        <w:jc w:val="both"/>
        <w:rPr>
          <w:rFonts w:cs="Arial"/>
          <w:i/>
          <w:vanish/>
          <w:color w:val="0000FF"/>
          <w:sz w:val="20"/>
        </w:rPr>
      </w:pPr>
      <w:r w:rsidRPr="002D7F08">
        <w:rPr>
          <w:rFonts w:cs="Arial"/>
          <w:i/>
          <w:vanish/>
          <w:color w:val="0000FF"/>
          <w:sz w:val="20"/>
        </w:rPr>
        <w:t xml:space="preserve">Definición mecanismo Inyección de Identidades </w:t>
      </w:r>
      <w:r w:rsidR="00936D8A" w:rsidRPr="002D7F08">
        <w:rPr>
          <w:rFonts w:cs="Arial"/>
          <w:i/>
          <w:vanish/>
          <w:color w:val="0000FF"/>
          <w:sz w:val="20"/>
        </w:rPr>
        <w:t>al nuevo aplicativo.</w:t>
      </w:r>
    </w:p>
    <w:p w14:paraId="57782CD0" w14:textId="77777777" w:rsidR="00C50F2A" w:rsidRPr="002D7F08" w:rsidRDefault="00C50F2A" w:rsidP="00B53516">
      <w:pPr>
        <w:pStyle w:val="BodyText"/>
        <w:jc w:val="both"/>
        <w:rPr>
          <w:rFonts w:cs="Arial"/>
          <w:i/>
          <w:vanish/>
          <w:color w:val="0000FF"/>
          <w:sz w:val="20"/>
        </w:rPr>
      </w:pPr>
    </w:p>
    <w:p w14:paraId="385BFB68" w14:textId="77777777" w:rsidR="005C2D6B" w:rsidRPr="002D7F08" w:rsidRDefault="005C2D6B" w:rsidP="00011044">
      <w:pPr>
        <w:pStyle w:val="BodyText"/>
        <w:jc w:val="both"/>
        <w:rPr>
          <w:rFonts w:cs="Arial"/>
          <w:b/>
          <w:i/>
          <w:vanish/>
          <w:color w:val="0000FF"/>
          <w:sz w:val="20"/>
        </w:rPr>
      </w:pPr>
    </w:p>
    <w:p w14:paraId="3BC8A870" w14:textId="77777777" w:rsidR="00011044" w:rsidRPr="002D7F08" w:rsidRDefault="002C41FD" w:rsidP="00011044">
      <w:pPr>
        <w:pStyle w:val="BodyText"/>
        <w:jc w:val="both"/>
        <w:rPr>
          <w:rFonts w:cs="Arial"/>
          <w:b/>
          <w:sz w:val="20"/>
        </w:rPr>
      </w:pPr>
      <w:bookmarkStart w:id="676" w:name="_Toc50313873"/>
      <w:r w:rsidRPr="002D7F08">
        <w:rPr>
          <w:rStyle w:val="Ttulo2Car"/>
          <w:rFonts w:ascii="Montserrat" w:hAnsi="Montserrat"/>
          <w:sz w:val="20"/>
        </w:rPr>
        <w:t>Firmas de</w:t>
      </w:r>
      <w:r w:rsidR="00971637" w:rsidRPr="002D7F08">
        <w:rPr>
          <w:rStyle w:val="Ttulo2Car"/>
          <w:rFonts w:ascii="Montserrat" w:hAnsi="Montserrat"/>
          <w:sz w:val="20"/>
        </w:rPr>
        <w:t xml:space="preserve"> Conformidad</w:t>
      </w:r>
      <w:bookmarkEnd w:id="676"/>
    </w:p>
    <w:p w14:paraId="1BF29A7F" w14:textId="77777777" w:rsidR="00011044" w:rsidRPr="002D7F08" w:rsidRDefault="00011044" w:rsidP="00011044">
      <w:pPr>
        <w:pStyle w:val="BodyText"/>
        <w:jc w:val="both"/>
        <w:rPr>
          <w:rFonts w:cs="Arial"/>
          <w:sz w:val="20"/>
        </w:rPr>
      </w:pPr>
      <w:r w:rsidRPr="002D7F08">
        <w:rPr>
          <w:rFonts w:cs="Arial"/>
          <w:sz w:val="20"/>
        </w:rPr>
        <w:t>Esta sección es opcional, el dueño del artefacto decidirá su llenado</w:t>
      </w:r>
      <w:r w:rsidR="004153CC" w:rsidRPr="002D7F08">
        <w:rPr>
          <w:rFonts w:cs="Arial"/>
          <w:sz w:val="20"/>
        </w:rPr>
        <w:t xml:space="preserve"> dependiendo de las necesidades del consumidor</w:t>
      </w:r>
      <w:r w:rsidRPr="002D7F08">
        <w:rPr>
          <w:rFonts w:cs="Arial"/>
          <w:sz w:val="20"/>
        </w:rPr>
        <w:t>. En caso de optar por omitir las fi</w:t>
      </w:r>
      <w:r w:rsidR="00F34BA6" w:rsidRPr="002D7F08">
        <w:rPr>
          <w:rFonts w:cs="Arial"/>
          <w:sz w:val="20"/>
        </w:rPr>
        <w:t>r</w:t>
      </w:r>
      <w:r w:rsidRPr="002D7F08">
        <w:rPr>
          <w:rFonts w:cs="Arial"/>
          <w:sz w:val="20"/>
        </w:rPr>
        <w:t>mas en este artefa</w:t>
      </w:r>
      <w:r w:rsidR="00F34BA6" w:rsidRPr="002D7F08">
        <w:rPr>
          <w:rFonts w:cs="Arial"/>
          <w:sz w:val="20"/>
        </w:rPr>
        <w:t>c</w:t>
      </w:r>
      <w:r w:rsidRPr="002D7F08">
        <w:rPr>
          <w:rFonts w:cs="Arial"/>
          <w:sz w:val="20"/>
        </w:rPr>
        <w:t xml:space="preserve">to deberá ser mencionado en la relación de entregables, a través del artefacto “Carta </w:t>
      </w:r>
      <w:r w:rsidR="0081193C" w:rsidRPr="002D7F08">
        <w:rPr>
          <w:rFonts w:cs="Arial"/>
          <w:sz w:val="20"/>
        </w:rPr>
        <w:t xml:space="preserve">de </w:t>
      </w:r>
      <w:r w:rsidRPr="002D7F08">
        <w:rPr>
          <w:rFonts w:cs="Arial"/>
          <w:sz w:val="20"/>
        </w:rPr>
        <w:t xml:space="preserve">aceptación </w:t>
      </w:r>
      <w:r w:rsidR="0081193C" w:rsidRPr="002D7F08">
        <w:rPr>
          <w:rFonts w:cs="Arial"/>
          <w:sz w:val="20"/>
        </w:rPr>
        <w:t xml:space="preserve">de la </w:t>
      </w:r>
      <w:r w:rsidRPr="002D7F08">
        <w:rPr>
          <w:rFonts w:cs="Arial"/>
          <w:sz w:val="20"/>
        </w:rPr>
        <w:t>entrega de</w:t>
      </w:r>
      <w:r w:rsidR="0081193C" w:rsidRPr="002D7F08">
        <w:rPr>
          <w:rFonts w:cs="Arial"/>
          <w:sz w:val="20"/>
        </w:rPr>
        <w:t>l</w:t>
      </w:r>
      <w:r w:rsidRPr="002D7F08">
        <w:rPr>
          <w:rFonts w:cs="Arial"/>
          <w:sz w:val="20"/>
        </w:rPr>
        <w:t xml:space="preserve"> servicio”</w:t>
      </w:r>
      <w:r w:rsidR="00FD0363" w:rsidRPr="002D7F08">
        <w:rPr>
          <w:rFonts w:cs="Arial"/>
          <w:sz w:val="20"/>
        </w:rPr>
        <w:t>.</w:t>
      </w:r>
    </w:p>
    <w:p w14:paraId="451DAA64" w14:textId="77777777" w:rsidR="00905FF3" w:rsidRPr="002D7F08" w:rsidRDefault="00905FF3" w:rsidP="00011044">
      <w:pPr>
        <w:pStyle w:val="BodyText"/>
        <w:jc w:val="both"/>
        <w:rPr>
          <w:rFonts w:cs="Arial"/>
          <w:sz w:val="20"/>
        </w:rPr>
      </w:pPr>
    </w:p>
    <w:p w14:paraId="1E1E9745" w14:textId="77777777" w:rsidR="00C817DE" w:rsidRPr="002D7F08" w:rsidRDefault="00C817DE" w:rsidP="00C817DE">
      <w:pPr>
        <w:pStyle w:val="BodyText"/>
        <w:jc w:val="both"/>
        <w:rPr>
          <w:rFonts w:cs="Arial"/>
          <w:i/>
          <w:vanish/>
          <w:color w:val="0000FF"/>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72"/>
        <w:gridCol w:w="3572"/>
      </w:tblGrid>
      <w:tr w:rsidR="00C817DE" w:rsidRPr="002D7F08" w14:paraId="2ADD45F0" w14:textId="77777777" w:rsidTr="00905FF3">
        <w:trPr>
          <w:trHeight w:val="380"/>
          <w:jc w:val="center"/>
        </w:trPr>
        <w:tc>
          <w:tcPr>
            <w:tcW w:w="7144" w:type="dxa"/>
            <w:gridSpan w:val="2"/>
            <w:tcBorders>
              <w:bottom w:val="single" w:sz="4" w:space="0" w:color="000000"/>
            </w:tcBorders>
            <w:shd w:val="clear" w:color="auto" w:fill="BFBFBF"/>
            <w:vAlign w:val="center"/>
          </w:tcPr>
          <w:p w14:paraId="169DFCD9" w14:textId="77777777" w:rsidR="00C817DE" w:rsidRPr="002D7F08" w:rsidRDefault="00C817DE" w:rsidP="000B5C47">
            <w:pPr>
              <w:jc w:val="center"/>
              <w:rPr>
                <w:rFonts w:cs="Arial"/>
                <w:b/>
              </w:rPr>
            </w:pPr>
            <w:r w:rsidRPr="002D7F08">
              <w:rPr>
                <w:rFonts w:cs="Arial"/>
                <w:b/>
              </w:rPr>
              <w:t>FIRMAS DE CONFORMIDAD</w:t>
            </w:r>
          </w:p>
          <w:p w14:paraId="45F9CEF3" w14:textId="77777777" w:rsidR="00C817DE" w:rsidRPr="002D7F08" w:rsidRDefault="00C817DE" w:rsidP="000B5C47">
            <w:pPr>
              <w:pStyle w:val="BodyText"/>
              <w:spacing w:before="0" w:after="0"/>
              <w:jc w:val="center"/>
              <w:rPr>
                <w:rFonts w:cs="Arial"/>
                <w:i/>
                <w:vanish/>
                <w:color w:val="0000FF"/>
                <w:sz w:val="20"/>
              </w:rPr>
            </w:pPr>
            <w:r w:rsidRPr="002D7F08">
              <w:rPr>
                <w:rFonts w:cs="Arial"/>
                <w:i/>
                <w:vanish/>
                <w:color w:val="0000FF"/>
                <w:sz w:val="20"/>
              </w:rPr>
              <w:t xml:space="preserve">Instrucciones: Esta sección se refiere sólo a las personas que participan en la elaboración y aprobación del documento </w:t>
            </w:r>
          </w:p>
          <w:p w14:paraId="1B850A02" w14:textId="77777777" w:rsidR="00C817DE" w:rsidRPr="002D7F08" w:rsidRDefault="00C817DE" w:rsidP="000B5C47">
            <w:pPr>
              <w:pStyle w:val="BodyText"/>
              <w:spacing w:before="0" w:after="0"/>
              <w:jc w:val="center"/>
              <w:rPr>
                <w:rFonts w:cs="Arial"/>
                <w:i/>
                <w:vanish/>
                <w:color w:val="0000FF"/>
                <w:sz w:val="20"/>
              </w:rPr>
            </w:pPr>
          </w:p>
          <w:p w14:paraId="59DDBE60" w14:textId="77777777" w:rsidR="00C817DE" w:rsidRPr="002D7F08" w:rsidRDefault="00C817DE" w:rsidP="000B5C47">
            <w:pPr>
              <w:pStyle w:val="BodyText"/>
              <w:spacing w:before="0" w:after="0"/>
              <w:jc w:val="center"/>
              <w:rPr>
                <w:rFonts w:cs="Arial"/>
                <w:vanish/>
                <w:color w:val="0000FF"/>
                <w:sz w:val="20"/>
              </w:rPr>
            </w:pPr>
            <w:r w:rsidRPr="002D7F08">
              <w:rPr>
                <w:rFonts w:cs="Arial"/>
                <w:i/>
                <w:vanish/>
                <w:color w:val="0000FF"/>
                <w:sz w:val="20"/>
              </w:rPr>
              <w:t>No es limitativo. En caso de existir más involucrados, se agregarán las columnas y filas necesarias, respetando el formato. En los encabezados de columna se incluye ejemplo de personas que podrían firmar el artefacto.</w:t>
            </w:r>
          </w:p>
        </w:tc>
      </w:tr>
      <w:tr w:rsidR="00C817DE" w:rsidRPr="002D7F08" w14:paraId="1C3393F8" w14:textId="77777777" w:rsidTr="000B5C47">
        <w:trPr>
          <w:trHeight w:val="267"/>
          <w:jc w:val="center"/>
        </w:trPr>
        <w:tc>
          <w:tcPr>
            <w:tcW w:w="3572" w:type="dxa"/>
            <w:shd w:val="clear" w:color="auto" w:fill="D9D9D9"/>
            <w:vAlign w:val="center"/>
          </w:tcPr>
          <w:p w14:paraId="05D0D298" w14:textId="77777777" w:rsidR="00C817DE" w:rsidRPr="002D7F08" w:rsidRDefault="00C817DE" w:rsidP="000B5C47">
            <w:pPr>
              <w:pStyle w:val="BodyText"/>
              <w:spacing w:before="0" w:after="0"/>
              <w:jc w:val="center"/>
              <w:rPr>
                <w:rFonts w:cs="Arial"/>
                <w:i/>
                <w:vanish/>
                <w:color w:val="0000FF"/>
                <w:sz w:val="20"/>
              </w:rPr>
            </w:pPr>
            <w:r w:rsidRPr="002D7F08">
              <w:rPr>
                <w:rFonts w:cs="Arial"/>
                <w:b/>
                <w:sz w:val="20"/>
              </w:rPr>
              <w:t xml:space="preserve">Firma 1 </w:t>
            </w:r>
            <w:r w:rsidRPr="002D7F08">
              <w:rPr>
                <w:rFonts w:cs="Arial"/>
                <w:i/>
                <w:vanish/>
                <w:color w:val="0000FF"/>
                <w:sz w:val="20"/>
              </w:rPr>
              <w:t xml:space="preserve">(Ejemplo: Responsable de Fase.). </w:t>
            </w:r>
          </w:p>
          <w:p w14:paraId="372BD2DB" w14:textId="77777777" w:rsidR="00C817DE" w:rsidRPr="002D7F08" w:rsidRDefault="00C817DE" w:rsidP="000B5C47">
            <w:pPr>
              <w:jc w:val="center"/>
              <w:rPr>
                <w:rFonts w:cs="Arial"/>
                <w:b/>
              </w:rPr>
            </w:pPr>
          </w:p>
        </w:tc>
        <w:tc>
          <w:tcPr>
            <w:tcW w:w="3572" w:type="dxa"/>
            <w:shd w:val="clear" w:color="auto" w:fill="D9D9D9"/>
            <w:vAlign w:val="center"/>
          </w:tcPr>
          <w:p w14:paraId="2744F9E5" w14:textId="77777777" w:rsidR="00C817DE" w:rsidRPr="002D7F08" w:rsidRDefault="00C817DE" w:rsidP="000B5C47">
            <w:pPr>
              <w:jc w:val="center"/>
              <w:rPr>
                <w:rFonts w:cs="Arial"/>
                <w:b/>
              </w:rPr>
            </w:pPr>
            <w:r w:rsidRPr="002D7F08">
              <w:rPr>
                <w:rFonts w:cs="Arial"/>
                <w:b/>
              </w:rPr>
              <w:t>Firma 2</w:t>
            </w:r>
            <w:r w:rsidRPr="002D7F08">
              <w:rPr>
                <w:rFonts w:cs="Arial"/>
                <w:vanish/>
                <w:color w:val="0000FF"/>
              </w:rPr>
              <w:t xml:space="preserve"> </w:t>
            </w:r>
            <w:r w:rsidRPr="002D7F08">
              <w:rPr>
                <w:rFonts w:cs="Arial"/>
                <w:i/>
                <w:vanish/>
                <w:color w:val="0000FF"/>
              </w:rPr>
              <w:t>(Ejemplo: Usuario, cuando aplica)</w:t>
            </w:r>
            <w:r w:rsidRPr="002D7F08">
              <w:rPr>
                <w:rFonts w:cs="Arial"/>
                <w:b/>
              </w:rPr>
              <w:t xml:space="preserve"> </w:t>
            </w:r>
          </w:p>
        </w:tc>
      </w:tr>
      <w:tr w:rsidR="00C817DE" w:rsidRPr="002D7F08" w14:paraId="6BCF2B1C" w14:textId="77777777" w:rsidTr="000B5C47">
        <w:trPr>
          <w:trHeight w:val="205"/>
          <w:jc w:val="center"/>
        </w:trPr>
        <w:tc>
          <w:tcPr>
            <w:tcW w:w="3572" w:type="dxa"/>
          </w:tcPr>
          <w:p w14:paraId="01C05967" w14:textId="2733DA0C" w:rsidR="00C817DE" w:rsidRPr="002D7F08" w:rsidRDefault="00C817DE" w:rsidP="000B5C47">
            <w:pPr>
              <w:rPr>
                <w:rFonts w:cs="Arial"/>
              </w:rPr>
            </w:pPr>
            <w:r w:rsidRPr="002D7F08">
              <w:rPr>
                <w:rFonts w:cs="Arial"/>
                <w:b/>
              </w:rPr>
              <w:t>Nombre</w:t>
            </w:r>
            <w:r w:rsidRPr="002D7F08">
              <w:rPr>
                <w:rFonts w:cs="Arial"/>
              </w:rPr>
              <w:t>:</w:t>
            </w:r>
            <w:r w:rsidR="00C8680F">
              <w:rPr>
                <w:rFonts w:cs="Arial"/>
              </w:rPr>
              <w:t xml:space="preserve"> Jesus Nataren</w:t>
            </w:r>
          </w:p>
        </w:tc>
        <w:tc>
          <w:tcPr>
            <w:tcW w:w="3572" w:type="dxa"/>
          </w:tcPr>
          <w:p w14:paraId="4B3282C2" w14:textId="22A289C0" w:rsidR="00C817DE" w:rsidRPr="002D7F08" w:rsidRDefault="00C817DE" w:rsidP="000B5C47">
            <w:pPr>
              <w:rPr>
                <w:rFonts w:cs="Arial"/>
              </w:rPr>
            </w:pPr>
            <w:r w:rsidRPr="002D7F08">
              <w:rPr>
                <w:rFonts w:cs="Arial"/>
                <w:b/>
              </w:rPr>
              <w:t>Nombre</w:t>
            </w:r>
            <w:r w:rsidRPr="002D7F08">
              <w:rPr>
                <w:rFonts w:cs="Arial"/>
              </w:rPr>
              <w:t>:</w:t>
            </w:r>
            <w:r w:rsidR="00C8680F">
              <w:rPr>
                <w:rFonts w:cs="Arial"/>
              </w:rPr>
              <w:t xml:space="preserve"> Jesus Hernandez Riwes Cruz </w:t>
            </w:r>
          </w:p>
        </w:tc>
      </w:tr>
      <w:tr w:rsidR="00C817DE" w:rsidRPr="002D7F08" w14:paraId="39732C77" w14:textId="77777777" w:rsidTr="000B5C47">
        <w:trPr>
          <w:trHeight w:val="212"/>
          <w:jc w:val="center"/>
        </w:trPr>
        <w:tc>
          <w:tcPr>
            <w:tcW w:w="3572" w:type="dxa"/>
          </w:tcPr>
          <w:p w14:paraId="05B5D1D4" w14:textId="34FF168B" w:rsidR="00C817DE" w:rsidRPr="002D7F08" w:rsidRDefault="00C817DE" w:rsidP="000B5C47">
            <w:pPr>
              <w:rPr>
                <w:rFonts w:cs="Arial"/>
              </w:rPr>
            </w:pPr>
            <w:r w:rsidRPr="002D7F08">
              <w:rPr>
                <w:rFonts w:cs="Arial"/>
                <w:b/>
              </w:rPr>
              <w:t>Puesto</w:t>
            </w:r>
            <w:r w:rsidRPr="002D7F08">
              <w:rPr>
                <w:rFonts w:cs="Arial"/>
              </w:rPr>
              <w:t>:</w:t>
            </w:r>
            <w:r w:rsidR="00C8680F">
              <w:rPr>
                <w:rFonts w:cs="Arial"/>
              </w:rPr>
              <w:t xml:space="preserve"> Arquitecto de integración</w:t>
            </w:r>
          </w:p>
        </w:tc>
        <w:tc>
          <w:tcPr>
            <w:tcW w:w="3572" w:type="dxa"/>
          </w:tcPr>
          <w:p w14:paraId="6DC193DD" w14:textId="1708BBE3" w:rsidR="00C8680F" w:rsidRPr="00C8680F" w:rsidRDefault="00C817DE" w:rsidP="00C8680F">
            <w:pPr>
              <w:rPr>
                <w:rFonts w:cs="Arial"/>
              </w:rPr>
            </w:pPr>
            <w:r w:rsidRPr="002D7F08">
              <w:rPr>
                <w:rFonts w:cs="Arial"/>
                <w:b/>
              </w:rPr>
              <w:t>Puesto</w:t>
            </w:r>
            <w:r w:rsidRPr="002D7F08">
              <w:rPr>
                <w:rFonts w:cs="Arial"/>
              </w:rPr>
              <w:t>:</w:t>
            </w:r>
            <w:r w:rsidR="00C8680F" w:rsidRPr="00C8680F">
              <w:rPr>
                <w:rFonts w:cs="Arial"/>
              </w:rPr>
              <w:t xml:space="preserve"> Subadministrador de Arquitectura Tecnológica de Integración</w:t>
            </w:r>
          </w:p>
          <w:p w14:paraId="2B3F60D9" w14:textId="365286C3" w:rsidR="00C817DE" w:rsidRPr="002D7F08" w:rsidRDefault="00C817DE" w:rsidP="000B5C47">
            <w:pPr>
              <w:rPr>
                <w:rFonts w:cs="Arial"/>
              </w:rPr>
            </w:pPr>
          </w:p>
        </w:tc>
      </w:tr>
      <w:tr w:rsidR="00C817DE" w:rsidRPr="002D7F08" w14:paraId="14B7B3B1" w14:textId="77777777" w:rsidTr="000B5C47">
        <w:trPr>
          <w:trHeight w:val="205"/>
          <w:jc w:val="center"/>
        </w:trPr>
        <w:tc>
          <w:tcPr>
            <w:tcW w:w="3572" w:type="dxa"/>
          </w:tcPr>
          <w:p w14:paraId="127D9D96" w14:textId="77777777" w:rsidR="00C817DE" w:rsidRPr="002D7F08" w:rsidRDefault="00C817DE" w:rsidP="000B5C47">
            <w:pPr>
              <w:rPr>
                <w:rFonts w:cs="Arial"/>
              </w:rPr>
            </w:pPr>
            <w:r w:rsidRPr="002D7F08">
              <w:rPr>
                <w:rFonts w:cs="Arial"/>
                <w:b/>
              </w:rPr>
              <w:t>Fecha</w:t>
            </w:r>
            <w:r w:rsidRPr="002D7F08">
              <w:rPr>
                <w:rFonts w:cs="Arial"/>
              </w:rPr>
              <w:t>:</w:t>
            </w:r>
          </w:p>
        </w:tc>
        <w:tc>
          <w:tcPr>
            <w:tcW w:w="3572" w:type="dxa"/>
          </w:tcPr>
          <w:p w14:paraId="78133A7D" w14:textId="77777777" w:rsidR="00C817DE" w:rsidRPr="002D7F08" w:rsidRDefault="00C817DE" w:rsidP="000B5C47">
            <w:pPr>
              <w:rPr>
                <w:rFonts w:cs="Arial"/>
              </w:rPr>
            </w:pPr>
            <w:r w:rsidRPr="002D7F08">
              <w:rPr>
                <w:rFonts w:cs="Arial"/>
                <w:b/>
              </w:rPr>
              <w:t>Fecha</w:t>
            </w:r>
            <w:r w:rsidRPr="002D7F08">
              <w:rPr>
                <w:rFonts w:cs="Arial"/>
              </w:rPr>
              <w:t>:</w:t>
            </w:r>
          </w:p>
        </w:tc>
      </w:tr>
      <w:tr w:rsidR="00C817DE" w:rsidRPr="002D7F08" w14:paraId="23EFEB67" w14:textId="77777777" w:rsidTr="000B5C47">
        <w:trPr>
          <w:trHeight w:val="1083"/>
          <w:jc w:val="center"/>
        </w:trPr>
        <w:tc>
          <w:tcPr>
            <w:tcW w:w="3572" w:type="dxa"/>
          </w:tcPr>
          <w:p w14:paraId="66753E87" w14:textId="77777777" w:rsidR="00C817DE" w:rsidRPr="002D7F08" w:rsidRDefault="00C817DE" w:rsidP="000B5C47">
            <w:pPr>
              <w:rPr>
                <w:rFonts w:cs="Arial"/>
              </w:rPr>
            </w:pPr>
          </w:p>
        </w:tc>
        <w:tc>
          <w:tcPr>
            <w:tcW w:w="3572" w:type="dxa"/>
          </w:tcPr>
          <w:p w14:paraId="3AECA7D8" w14:textId="77777777" w:rsidR="00C817DE" w:rsidRPr="002D7F08" w:rsidRDefault="00C817DE" w:rsidP="000B5C47">
            <w:pPr>
              <w:rPr>
                <w:rFonts w:cs="Arial"/>
              </w:rPr>
            </w:pPr>
          </w:p>
        </w:tc>
      </w:tr>
      <w:tr w:rsidR="00C817DE" w:rsidRPr="002D7F08" w14:paraId="65C13A0A" w14:textId="77777777" w:rsidTr="000B5C47">
        <w:trPr>
          <w:trHeight w:val="298"/>
          <w:jc w:val="center"/>
        </w:trPr>
        <w:tc>
          <w:tcPr>
            <w:tcW w:w="3572" w:type="dxa"/>
            <w:shd w:val="clear" w:color="auto" w:fill="D9D9D9"/>
            <w:vAlign w:val="center"/>
          </w:tcPr>
          <w:p w14:paraId="46269167" w14:textId="77777777" w:rsidR="00C817DE" w:rsidRPr="002D7F08" w:rsidRDefault="00C817DE" w:rsidP="000B5C47">
            <w:pPr>
              <w:jc w:val="center"/>
              <w:rPr>
                <w:rFonts w:cs="Arial"/>
                <w:b/>
              </w:rPr>
            </w:pPr>
            <w:r w:rsidRPr="002D7F08">
              <w:rPr>
                <w:rFonts w:cs="Arial"/>
                <w:b/>
              </w:rPr>
              <w:t xml:space="preserve">Firma 3 </w:t>
            </w:r>
            <w:r w:rsidRPr="002D7F08">
              <w:rPr>
                <w:rFonts w:cs="Arial"/>
                <w:i/>
                <w:vanish/>
                <w:color w:val="0000FF"/>
              </w:rPr>
              <w:t>(Ejemplo: Líder de proyecto)</w:t>
            </w:r>
          </w:p>
        </w:tc>
        <w:tc>
          <w:tcPr>
            <w:tcW w:w="3572" w:type="dxa"/>
            <w:shd w:val="clear" w:color="auto" w:fill="D9D9D9"/>
            <w:vAlign w:val="center"/>
          </w:tcPr>
          <w:p w14:paraId="50A50518" w14:textId="77777777" w:rsidR="00C817DE" w:rsidRPr="002D7F08" w:rsidRDefault="00C817DE" w:rsidP="000B5C47">
            <w:pPr>
              <w:jc w:val="center"/>
              <w:rPr>
                <w:rFonts w:cs="Arial"/>
                <w:b/>
              </w:rPr>
            </w:pPr>
            <w:r w:rsidRPr="002D7F08">
              <w:rPr>
                <w:rFonts w:cs="Arial"/>
                <w:b/>
              </w:rPr>
              <w:t>Firma 4</w:t>
            </w:r>
          </w:p>
        </w:tc>
      </w:tr>
      <w:tr w:rsidR="00C817DE" w:rsidRPr="002D7F08" w14:paraId="0FBC7BA5" w14:textId="77777777" w:rsidTr="000B5C47">
        <w:trPr>
          <w:trHeight w:val="212"/>
          <w:jc w:val="center"/>
        </w:trPr>
        <w:tc>
          <w:tcPr>
            <w:tcW w:w="3572" w:type="dxa"/>
          </w:tcPr>
          <w:p w14:paraId="40DC870C" w14:textId="77777777" w:rsidR="00C817DE" w:rsidRPr="002D7F08" w:rsidRDefault="00C817DE" w:rsidP="000B5C47">
            <w:pPr>
              <w:rPr>
                <w:rFonts w:cs="Arial"/>
              </w:rPr>
            </w:pPr>
            <w:r w:rsidRPr="002D7F08">
              <w:rPr>
                <w:rFonts w:cs="Arial"/>
                <w:b/>
              </w:rPr>
              <w:t>Nombre</w:t>
            </w:r>
            <w:r w:rsidRPr="002D7F08">
              <w:rPr>
                <w:rFonts w:cs="Arial"/>
              </w:rPr>
              <w:t>:</w:t>
            </w:r>
          </w:p>
        </w:tc>
        <w:tc>
          <w:tcPr>
            <w:tcW w:w="3572" w:type="dxa"/>
          </w:tcPr>
          <w:p w14:paraId="6735A309" w14:textId="77777777" w:rsidR="00C817DE" w:rsidRPr="002D7F08" w:rsidRDefault="00C817DE" w:rsidP="000B5C47">
            <w:pPr>
              <w:rPr>
                <w:rFonts w:cs="Arial"/>
              </w:rPr>
            </w:pPr>
            <w:r w:rsidRPr="002D7F08">
              <w:rPr>
                <w:rFonts w:cs="Arial"/>
                <w:b/>
              </w:rPr>
              <w:t>Nombre</w:t>
            </w:r>
            <w:r w:rsidRPr="002D7F08">
              <w:rPr>
                <w:rFonts w:cs="Arial"/>
              </w:rPr>
              <w:t>:</w:t>
            </w:r>
          </w:p>
        </w:tc>
      </w:tr>
      <w:tr w:rsidR="00C817DE" w:rsidRPr="002D7F08" w14:paraId="20967D99" w14:textId="77777777" w:rsidTr="000B5C47">
        <w:trPr>
          <w:trHeight w:val="212"/>
          <w:jc w:val="center"/>
        </w:trPr>
        <w:tc>
          <w:tcPr>
            <w:tcW w:w="3572" w:type="dxa"/>
          </w:tcPr>
          <w:p w14:paraId="4CE02795" w14:textId="77777777" w:rsidR="00C817DE" w:rsidRPr="002D7F08" w:rsidRDefault="00C817DE" w:rsidP="000B5C47">
            <w:pPr>
              <w:rPr>
                <w:rFonts w:cs="Arial"/>
              </w:rPr>
            </w:pPr>
            <w:r w:rsidRPr="002D7F08">
              <w:rPr>
                <w:rFonts w:cs="Arial"/>
                <w:b/>
              </w:rPr>
              <w:t>Puesto</w:t>
            </w:r>
            <w:r w:rsidRPr="002D7F08">
              <w:rPr>
                <w:rFonts w:cs="Arial"/>
              </w:rPr>
              <w:t>:</w:t>
            </w:r>
          </w:p>
        </w:tc>
        <w:tc>
          <w:tcPr>
            <w:tcW w:w="3572" w:type="dxa"/>
          </w:tcPr>
          <w:p w14:paraId="4E5B5346" w14:textId="77777777" w:rsidR="00C817DE" w:rsidRPr="002D7F08" w:rsidRDefault="00C817DE" w:rsidP="000B5C47">
            <w:pPr>
              <w:rPr>
                <w:rFonts w:cs="Arial"/>
              </w:rPr>
            </w:pPr>
            <w:r w:rsidRPr="002D7F08">
              <w:rPr>
                <w:rFonts w:cs="Arial"/>
                <w:b/>
              </w:rPr>
              <w:t>Puesto</w:t>
            </w:r>
            <w:r w:rsidRPr="002D7F08">
              <w:rPr>
                <w:rFonts w:cs="Arial"/>
              </w:rPr>
              <w:t>:</w:t>
            </w:r>
          </w:p>
        </w:tc>
      </w:tr>
      <w:tr w:rsidR="00C817DE" w:rsidRPr="002D7F08" w14:paraId="3CF3C920" w14:textId="77777777" w:rsidTr="000B5C47">
        <w:trPr>
          <w:trHeight w:val="205"/>
          <w:jc w:val="center"/>
        </w:trPr>
        <w:tc>
          <w:tcPr>
            <w:tcW w:w="3572" w:type="dxa"/>
          </w:tcPr>
          <w:p w14:paraId="485D0FE7" w14:textId="77777777" w:rsidR="00C817DE" w:rsidRPr="002D7F08" w:rsidRDefault="00C817DE" w:rsidP="000B5C47">
            <w:pPr>
              <w:rPr>
                <w:rFonts w:cs="Arial"/>
              </w:rPr>
            </w:pPr>
            <w:r w:rsidRPr="002D7F08">
              <w:rPr>
                <w:rFonts w:cs="Arial"/>
                <w:b/>
              </w:rPr>
              <w:t>Fecha</w:t>
            </w:r>
            <w:r w:rsidRPr="002D7F08">
              <w:rPr>
                <w:rFonts w:cs="Arial"/>
              </w:rPr>
              <w:t>:</w:t>
            </w:r>
          </w:p>
        </w:tc>
        <w:tc>
          <w:tcPr>
            <w:tcW w:w="3572" w:type="dxa"/>
          </w:tcPr>
          <w:p w14:paraId="3537E909" w14:textId="77777777" w:rsidR="00C817DE" w:rsidRPr="002D7F08" w:rsidRDefault="00C817DE" w:rsidP="000B5C47">
            <w:pPr>
              <w:rPr>
                <w:rFonts w:cs="Arial"/>
              </w:rPr>
            </w:pPr>
            <w:r w:rsidRPr="002D7F08">
              <w:rPr>
                <w:rFonts w:cs="Arial"/>
                <w:b/>
              </w:rPr>
              <w:t>Fecha</w:t>
            </w:r>
            <w:r w:rsidRPr="002D7F08">
              <w:rPr>
                <w:rFonts w:cs="Arial"/>
              </w:rPr>
              <w:t>:</w:t>
            </w:r>
          </w:p>
        </w:tc>
      </w:tr>
      <w:tr w:rsidR="00C817DE" w:rsidRPr="002D7F08" w14:paraId="633BABAB" w14:textId="77777777" w:rsidTr="000B5C47">
        <w:trPr>
          <w:trHeight w:val="1083"/>
          <w:jc w:val="center"/>
        </w:trPr>
        <w:tc>
          <w:tcPr>
            <w:tcW w:w="3572" w:type="dxa"/>
          </w:tcPr>
          <w:p w14:paraId="6F7795B5" w14:textId="77777777" w:rsidR="00C817DE" w:rsidRPr="002D7F08" w:rsidRDefault="00C817DE" w:rsidP="000B5C47">
            <w:pPr>
              <w:rPr>
                <w:rFonts w:cs="Arial"/>
              </w:rPr>
            </w:pPr>
          </w:p>
        </w:tc>
        <w:tc>
          <w:tcPr>
            <w:tcW w:w="3572" w:type="dxa"/>
          </w:tcPr>
          <w:p w14:paraId="59B72CB9" w14:textId="77777777" w:rsidR="00C817DE" w:rsidRPr="002D7F08" w:rsidRDefault="00C817DE" w:rsidP="000B5C47">
            <w:pPr>
              <w:rPr>
                <w:rFonts w:cs="Arial"/>
              </w:rPr>
            </w:pPr>
          </w:p>
        </w:tc>
      </w:tr>
    </w:tbl>
    <w:p w14:paraId="03359FA2" w14:textId="77777777" w:rsidR="00C817DE" w:rsidRPr="002D7F08" w:rsidRDefault="00C817DE" w:rsidP="00C817DE">
      <w:pPr>
        <w:pStyle w:val="BodyText"/>
        <w:jc w:val="both"/>
        <w:rPr>
          <w:rFonts w:cs="Arial"/>
          <w:i/>
          <w:vanish/>
          <w:color w:val="0000FF"/>
          <w:sz w:val="20"/>
        </w:rPr>
      </w:pPr>
    </w:p>
    <w:sectPr w:rsidR="00C817DE" w:rsidRPr="002D7F08" w:rsidSect="00267DF2">
      <w:headerReference w:type="default" r:id="rId44"/>
      <w:footerReference w:type="default" r:id="rId45"/>
      <w:headerReference w:type="first" r:id="rId46"/>
      <w:footerReference w:type="first" r:id="rId47"/>
      <w:pgSz w:w="12240" w:h="15840" w:code="1"/>
      <w:pgMar w:top="1440" w:right="1440" w:bottom="1440" w:left="1440"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Jesús Hernández Riwes Cruz" w:date="2020-09-10T15:19:00Z" w:initials="JHRC">
    <w:p w14:paraId="4375A4B0" w14:textId="21000F65" w:rsidR="00D8324D" w:rsidRDefault="00D8324D">
      <w:pPr>
        <w:pStyle w:val="Textocomentario"/>
      </w:pPr>
      <w:r>
        <w:rPr>
          <w:rStyle w:val="Refdecomentario"/>
        </w:rPr>
        <w:annotationRef/>
      </w:r>
      <w:r>
        <w:t>Redactar nuevamente por favor con apoyo de Soluciones de Negocio, de manera que el contenido esté enfocado al proceso de negocio.</w:t>
      </w:r>
    </w:p>
  </w:comment>
  <w:comment w:id="63" w:author="Jesús Hernández Riwes Cruz" w:date="2020-09-10T15:19:00Z" w:initials="JHRC">
    <w:p w14:paraId="5D5B4C44" w14:textId="77777777" w:rsidR="001E7354" w:rsidRDefault="001E7354" w:rsidP="001E7354">
      <w:pPr>
        <w:pStyle w:val="Textocomentario"/>
      </w:pPr>
      <w:r>
        <w:rPr>
          <w:rStyle w:val="Refdecomentario"/>
        </w:rPr>
        <w:annotationRef/>
      </w:r>
      <w:r>
        <w:t>Redactar nuevamente por favor con apoyo de Soluciones de Negocio, de manera que el contenido esté enfocado al proceso de negocio.</w:t>
      </w:r>
    </w:p>
  </w:comment>
  <w:comment w:id="70" w:author="Sat Sye8" w:date="2020-10-23T17:38:00Z" w:initials="SS">
    <w:p w14:paraId="523C17DE" w14:textId="68224112" w:rsidR="00D8324D" w:rsidRDefault="00D8324D">
      <w:pPr>
        <w:pStyle w:val="Textocomentario"/>
      </w:pPr>
      <w:r>
        <w:rPr>
          <w:rStyle w:val="Refdecomentario"/>
        </w:rPr>
        <w:annotationRef/>
      </w:r>
      <w:r>
        <w:t xml:space="preserve">Agregar desde la perspectiva de negocio. </w:t>
      </w:r>
    </w:p>
  </w:comment>
  <w:comment w:id="71" w:author="Qualtop" w:date="2020-11-11T16:16:00Z" w:initials="Q">
    <w:p w14:paraId="38B8AC36" w14:textId="779822FA" w:rsidR="00D8324D" w:rsidRDefault="00D8324D">
      <w:pPr>
        <w:pStyle w:val="Textocomentario"/>
      </w:pPr>
      <w:r>
        <w:rPr>
          <w:rStyle w:val="Refdecomentario"/>
        </w:rPr>
        <w:annotationRef/>
      </w:r>
      <w:r>
        <w:t>Sigue pendiente</w:t>
      </w:r>
    </w:p>
  </w:comment>
  <w:comment w:id="78" w:author="Qualtop" w:date="2020-11-11T17:54:00Z" w:initials="Q">
    <w:p w14:paraId="10D633E8" w14:textId="28A101CB" w:rsidR="00D8324D" w:rsidRDefault="00D8324D">
      <w:pPr>
        <w:pStyle w:val="Textocomentario"/>
      </w:pPr>
      <w:r>
        <w:rPr>
          <w:rStyle w:val="Refdecomentario"/>
        </w:rPr>
        <w:annotationRef/>
      </w:r>
      <w:r>
        <w:t>Diseñar Israel torres</w:t>
      </w:r>
    </w:p>
  </w:comment>
  <w:comment w:id="364" w:author="Sat Sye8" w:date="2020-09-18T14:19:00Z" w:initials="SS">
    <w:p w14:paraId="2A246C84" w14:textId="77777777" w:rsidR="00D8324D" w:rsidRDefault="00D8324D">
      <w:pPr>
        <w:pStyle w:val="Textocomentario"/>
      </w:pPr>
      <w:r>
        <w:rPr>
          <w:rStyle w:val="Refdecomentario"/>
        </w:rPr>
        <w:annotationRef/>
      </w:r>
      <w:r>
        <w:t>Contabilidad NEPE</w:t>
      </w:r>
    </w:p>
    <w:p w14:paraId="71FE68FE" w14:textId="03DC1039" w:rsidR="00D8324D" w:rsidRDefault="00D8324D">
      <w:pPr>
        <w:pStyle w:val="Textocomentario"/>
      </w:pPr>
      <w:r>
        <w:t>Cambiar actor a NEPE &lt;&lt;System&gt;&gt;</w:t>
      </w:r>
    </w:p>
  </w:comment>
  <w:comment w:id="365" w:author="Jesús Hernández Riwes Cruz" w:date="2020-09-10T15:26:00Z" w:initials="JHRC">
    <w:p w14:paraId="28621353" w14:textId="485D524D" w:rsidR="00D8324D" w:rsidRDefault="00D8324D">
      <w:pPr>
        <w:pStyle w:val="Textocomentario"/>
      </w:pPr>
      <w:r>
        <w:rPr>
          <w:rStyle w:val="Refdecomentario"/>
        </w:rPr>
        <w:annotationRef/>
      </w:r>
      <w:r>
        <w:t>¿No es NEPE más que sustitutivas?</w:t>
      </w:r>
    </w:p>
  </w:comment>
  <w:comment w:id="397" w:author="Qualtop" w:date="2020-11-11T16:13:00Z" w:initials="Q">
    <w:p w14:paraId="5C08D30E" w14:textId="0CA8A74B" w:rsidR="00D8324D" w:rsidRDefault="00D8324D">
      <w:pPr>
        <w:pStyle w:val="Textocomentario"/>
      </w:pPr>
      <w:r>
        <w:rPr>
          <w:rStyle w:val="Refdecomentario"/>
        </w:rPr>
        <w:annotationRef/>
      </w:r>
      <w:r>
        <w:t>está pendiente validar si falta más información</w:t>
      </w:r>
    </w:p>
  </w:comment>
  <w:comment w:id="401" w:author="Jesús Hernández Riwes Cruz" w:date="2020-09-10T15:27:00Z" w:initials="JHRC">
    <w:p w14:paraId="52DC6417" w14:textId="15B0035B" w:rsidR="00D8324D" w:rsidRDefault="00D8324D">
      <w:pPr>
        <w:pStyle w:val="Textocomentario"/>
      </w:pPr>
      <w:r>
        <w:rPr>
          <w:rStyle w:val="Refdecomentario"/>
        </w:rPr>
        <w:annotationRef/>
      </w:r>
      <w:r>
        <w:t>Más que algo semejante a entidad relación, diagramar en una vista abstracta los bloques de información que se manipulan.</w:t>
      </w:r>
    </w:p>
  </w:comment>
  <w:comment w:id="408" w:author="Qualtop" w:date="2020-11-11T17:04:00Z" w:initials="Q">
    <w:p w14:paraId="6B88EC57" w14:textId="77777777" w:rsidR="00D8324D" w:rsidRDefault="00D8324D" w:rsidP="00555310">
      <w:pPr>
        <w:rPr>
          <w:b/>
          <w:bCs/>
        </w:rPr>
      </w:pPr>
      <w:r>
        <w:rPr>
          <w:rStyle w:val="Refdecomentario"/>
        </w:rPr>
        <w:annotationRef/>
      </w:r>
      <w:r>
        <w:rPr>
          <w:b/>
          <w:bCs/>
        </w:rPr>
        <w:t xml:space="preserve">Agregar descripción de este diagrama </w:t>
      </w:r>
    </w:p>
    <w:p w14:paraId="7EDFAD3A" w14:textId="0A4B6F28" w:rsidR="00D8324D" w:rsidRDefault="00D8324D" w:rsidP="00555310">
      <w:pPr>
        <w:rPr>
          <w:b/>
          <w:bCs/>
          <w:caps/>
        </w:rPr>
      </w:pPr>
      <w:r>
        <w:rPr>
          <w:b/>
          <w:bCs/>
        </w:rPr>
        <w:t>@jaime</w:t>
      </w:r>
      <w:r>
        <w:rPr>
          <w:rStyle w:val="Refdecomentario"/>
        </w:rPr>
        <w:annotationRef/>
      </w:r>
      <w:r>
        <w:rPr>
          <w:b/>
          <w:bCs/>
        </w:rPr>
        <w:t xml:space="preserve"> Maldonado</w:t>
      </w:r>
    </w:p>
    <w:p w14:paraId="092D26D2" w14:textId="6605925D" w:rsidR="00D8324D" w:rsidRDefault="00D8324D">
      <w:pPr>
        <w:pStyle w:val="Textocomentario"/>
      </w:pPr>
    </w:p>
  </w:comment>
  <w:comment w:id="455" w:author="Qualtop" w:date="2020-11-11T16:13:00Z" w:initials="Q">
    <w:p w14:paraId="4033CA2F" w14:textId="0FE59AB7" w:rsidR="00D8324D" w:rsidRDefault="00D8324D" w:rsidP="005172A6">
      <w:pPr>
        <w:pStyle w:val="Textocomentario"/>
      </w:pPr>
      <w:r>
        <w:rPr>
          <w:rStyle w:val="Refdecomentario"/>
        </w:rPr>
        <w:annotationRef/>
      </w:r>
      <w:r>
        <w:t>está pendiente validar si falta más información</w:t>
      </w:r>
    </w:p>
  </w:comment>
  <w:comment w:id="461" w:author="Sat Sye8" w:date="2020-09-18T14:53:00Z" w:initials="SS">
    <w:p w14:paraId="55EF5B0C" w14:textId="5671C21B" w:rsidR="00D8324D" w:rsidRDefault="00D8324D">
      <w:pPr>
        <w:pStyle w:val="Textocomentario"/>
      </w:pPr>
      <w:r>
        <w:rPr>
          <w:rStyle w:val="Refdecomentario"/>
        </w:rPr>
        <w:annotationRef/>
      </w:r>
      <w:r>
        <w:t>descripción del cron-Job: ¿Qué es? ¿Dónde vive? ¿Qué usuario?</w:t>
      </w:r>
    </w:p>
    <w:p w14:paraId="11A2918D" w14:textId="1D0D9288" w:rsidR="00D8324D" w:rsidRDefault="00D8324D">
      <w:pPr>
        <w:pStyle w:val="Textocomentario"/>
      </w:pPr>
      <w:r>
        <w:t xml:space="preserve">Servicio registrado en S.O. WINDOWS,   </w:t>
      </w:r>
    </w:p>
    <w:p w14:paraId="0B802056" w14:textId="77777777" w:rsidR="00D8324D" w:rsidRDefault="00D8324D">
      <w:pPr>
        <w:pStyle w:val="Textocomentario"/>
      </w:pPr>
    </w:p>
    <w:p w14:paraId="144FB9A3" w14:textId="24B69508" w:rsidR="00D8324D" w:rsidRDefault="00D8324D">
      <w:pPr>
        <w:pStyle w:val="Textocomentario"/>
      </w:pPr>
      <w:r>
        <w:t xml:space="preserve">ANGEL. </w:t>
      </w:r>
    </w:p>
  </w:comment>
  <w:comment w:id="462" w:author="Qualtop" w:date="2020-11-11T16:18:00Z" w:initials="Q">
    <w:p w14:paraId="2282CA35" w14:textId="247C74AB" w:rsidR="00D8324D" w:rsidRDefault="00D8324D">
      <w:pPr>
        <w:pStyle w:val="Textocomentario"/>
      </w:pPr>
      <w:r>
        <w:rPr>
          <w:rStyle w:val="Refdecomentario"/>
        </w:rPr>
        <w:annotationRef/>
      </w:r>
      <w:r>
        <w:t>Está pendiente.</w:t>
      </w:r>
    </w:p>
  </w:comment>
  <w:comment w:id="511" w:author="Sat Sye8" w:date="2020-09-18T14:45:00Z" w:initials="SS">
    <w:p w14:paraId="7D78D505" w14:textId="77777777" w:rsidR="00D8324D" w:rsidRDefault="00D8324D">
      <w:pPr>
        <w:pStyle w:val="Textocomentario"/>
      </w:pPr>
      <w:r>
        <w:rPr>
          <w:rStyle w:val="Refdecomentario"/>
        </w:rPr>
        <w:annotationRef/>
      </w:r>
      <w:r>
        <w:t>CPNQN1 UAT</w:t>
      </w:r>
    </w:p>
    <w:p w14:paraId="35A61A1A" w14:textId="13B98869" w:rsidR="00D8324D" w:rsidRDefault="00D8324D">
      <w:pPr>
        <w:pStyle w:val="Textocomentario"/>
      </w:pPr>
      <w:r>
        <w:t xml:space="preserve">CPNV1 Producción </w:t>
      </w:r>
    </w:p>
  </w:comment>
  <w:comment w:id="512" w:author="Jesús Hernández Riwes Cruz" w:date="2020-09-10T15:31:00Z" w:initials="JHRC">
    <w:p w14:paraId="36B2CEB4" w14:textId="0C9CD1AC" w:rsidR="00D8324D" w:rsidRDefault="00D8324D">
      <w:pPr>
        <w:pStyle w:val="Textocomentario"/>
      </w:pPr>
      <w:r>
        <w:rPr>
          <w:rStyle w:val="Refdecomentario"/>
        </w:rPr>
        <w:annotationRef/>
      </w:r>
      <w:r>
        <w:t>Aquí se expone la infraestructura de IDEWEB y de IDE tradicional, sin embargo, tengo entendido que la propuesta es sólo reutilizar componentes de IDEWEB. Acotar el diagrama la infraestructura utilizada.</w:t>
      </w:r>
    </w:p>
  </w:comment>
  <w:comment w:id="517" w:author="Jesús Hernández Riwes Cruz" w:date="2020-09-10T15:53:00Z" w:initials="JHRC">
    <w:p w14:paraId="1F0B6418" w14:textId="64DE215D" w:rsidR="00D8324D" w:rsidRDefault="00D8324D">
      <w:pPr>
        <w:pStyle w:val="Textocomentario"/>
      </w:pPr>
      <w:r>
        <w:rPr>
          <w:rStyle w:val="Refdecomentario"/>
        </w:rPr>
        <w:annotationRef/>
      </w:r>
      <w:r>
        <w:t>Agregar el SW de NEPE.</w:t>
      </w:r>
    </w:p>
  </w:comment>
  <w:comment w:id="521" w:author="Sat Sye8" w:date="2020-09-18T14:42:00Z" w:initials="SS">
    <w:p w14:paraId="7C5301A0" w14:textId="177264F8" w:rsidR="00D8324D" w:rsidRDefault="00D8324D">
      <w:pPr>
        <w:pStyle w:val="Textocomentario"/>
      </w:pPr>
      <w:r>
        <w:rPr>
          <w:rStyle w:val="Refdecomentario"/>
        </w:rPr>
        <w:annotationRef/>
      </w:r>
    </w:p>
  </w:comment>
  <w:comment w:id="522" w:author="Qualtop" w:date="2020-11-11T18:01:00Z" w:initials="Q">
    <w:p w14:paraId="2BF6877F" w14:textId="26A81BF8" w:rsidR="00D8324D" w:rsidRDefault="00D8324D">
      <w:pPr>
        <w:pStyle w:val="Textocomentario"/>
      </w:pPr>
      <w:r>
        <w:rPr>
          <w:rStyle w:val="Refdecomentario"/>
        </w:rPr>
        <w:annotationRef/>
      </w:r>
      <w:r>
        <w:t>Definir SW de NEPE Arturo Mingues o Jaime Maldonado</w:t>
      </w:r>
    </w:p>
  </w:comment>
  <w:comment w:id="562" w:author="Qualtop" w:date="2020-11-11T17:22:00Z" w:initials="Q">
    <w:p w14:paraId="492377EC" w14:textId="70BC6A1B" w:rsidR="00D8324D" w:rsidRDefault="00D8324D">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75A4B0" w15:done="0"/>
  <w15:commentEx w15:paraId="5D5B4C44" w15:done="0"/>
  <w15:commentEx w15:paraId="523C17DE" w15:done="0"/>
  <w15:commentEx w15:paraId="38B8AC36" w15:paraIdParent="523C17DE" w15:done="0"/>
  <w15:commentEx w15:paraId="10D633E8" w15:done="0"/>
  <w15:commentEx w15:paraId="71FE68FE" w15:done="0"/>
  <w15:commentEx w15:paraId="28621353" w15:done="0"/>
  <w15:commentEx w15:paraId="5C08D30E" w15:done="0"/>
  <w15:commentEx w15:paraId="52DC6417" w15:done="0"/>
  <w15:commentEx w15:paraId="092D26D2" w15:done="0"/>
  <w15:commentEx w15:paraId="4033CA2F" w15:done="0"/>
  <w15:commentEx w15:paraId="144FB9A3" w15:done="0"/>
  <w15:commentEx w15:paraId="2282CA35" w15:paraIdParent="144FB9A3" w15:done="0"/>
  <w15:commentEx w15:paraId="35A61A1A" w15:done="0"/>
  <w15:commentEx w15:paraId="36B2CEB4" w15:done="0"/>
  <w15:commentEx w15:paraId="1F0B6418" w15:done="0"/>
  <w15:commentEx w15:paraId="7C5301A0" w15:done="0"/>
  <w15:commentEx w15:paraId="2BF6877F" w15:paraIdParent="7C5301A0" w15:done="0"/>
  <w15:commentEx w15:paraId="492377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D938A" w16cex:dateUtc="2020-10-23T22:38:00Z"/>
  <w16cex:commentExtensible w16cex:durableId="23568CD3" w16cex:dateUtc="2020-11-11T22:16:00Z"/>
  <w16cex:commentExtensible w16cex:durableId="2356A3C4" w16cex:dateUtc="2020-11-11T23:54:00Z"/>
  <w16cex:commentExtensible w16cex:durableId="230F408B" w16cex:dateUtc="2020-09-18T19:19:00Z"/>
  <w16cex:commentExtensible w16cex:durableId="23568C2F" w16cex:dateUtc="2020-11-11T22:13:00Z"/>
  <w16cex:commentExtensible w16cex:durableId="23569829" w16cex:dateUtc="2020-11-11T23:04:00Z"/>
  <w16cex:commentExtensible w16cex:durableId="2356A469" w16cex:dateUtc="2020-11-11T22:13:00Z"/>
  <w16cex:commentExtensible w16cex:durableId="230F485B" w16cex:dateUtc="2020-09-18T19:53:00Z"/>
  <w16cex:commentExtensible w16cex:durableId="23568D6A" w16cex:dateUtc="2020-11-11T22:18:00Z"/>
  <w16cex:commentExtensible w16cex:durableId="230F46A4" w16cex:dateUtc="2020-09-18T19:45:00Z"/>
  <w16cex:commentExtensible w16cex:durableId="230F45EB" w16cex:dateUtc="2020-09-18T19:42:00Z"/>
  <w16cex:commentExtensible w16cex:durableId="2356A56D" w16cex:dateUtc="2020-11-12T00:01:00Z"/>
  <w16cex:commentExtensible w16cex:durableId="23569C59" w16cex:dateUtc="2020-11-11T2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75A4B0" w16cid:durableId="230F3F04"/>
  <w16cid:commentId w16cid:paraId="5D5B4C44" w16cid:durableId="23835797"/>
  <w16cid:commentId w16cid:paraId="523C17DE" w16cid:durableId="233D938A"/>
  <w16cid:commentId w16cid:paraId="38B8AC36" w16cid:durableId="23568CD3"/>
  <w16cid:commentId w16cid:paraId="10D633E8" w16cid:durableId="2356A3C4"/>
  <w16cid:commentId w16cid:paraId="71FE68FE" w16cid:durableId="230F408B"/>
  <w16cid:commentId w16cid:paraId="28621353" w16cid:durableId="230F3F06"/>
  <w16cid:commentId w16cid:paraId="5C08D30E" w16cid:durableId="23568C2F"/>
  <w16cid:commentId w16cid:paraId="52DC6417" w16cid:durableId="230F3F08"/>
  <w16cid:commentId w16cid:paraId="092D26D2" w16cid:durableId="23569829"/>
  <w16cid:commentId w16cid:paraId="4033CA2F" w16cid:durableId="2356A469"/>
  <w16cid:commentId w16cid:paraId="144FB9A3" w16cid:durableId="230F485B"/>
  <w16cid:commentId w16cid:paraId="2282CA35" w16cid:durableId="23568D6A"/>
  <w16cid:commentId w16cid:paraId="35A61A1A" w16cid:durableId="230F46A4"/>
  <w16cid:commentId w16cid:paraId="36B2CEB4" w16cid:durableId="230F3F0A"/>
  <w16cid:commentId w16cid:paraId="1F0B6418" w16cid:durableId="230F3F0B"/>
  <w16cid:commentId w16cid:paraId="7C5301A0" w16cid:durableId="230F45EB"/>
  <w16cid:commentId w16cid:paraId="2BF6877F" w16cid:durableId="2356A56D"/>
  <w16cid:commentId w16cid:paraId="492377EC" w16cid:durableId="23569C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960776" w14:textId="77777777" w:rsidR="00280D74" w:rsidRDefault="00280D74">
      <w:r>
        <w:separator/>
      </w:r>
    </w:p>
  </w:endnote>
  <w:endnote w:type="continuationSeparator" w:id="0">
    <w:p w14:paraId="32634F94" w14:textId="77777777" w:rsidR="00280D74" w:rsidRDefault="00280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Courier New"/>
    <w:panose1 w:val="00000500000000000000"/>
    <w:charset w:val="00"/>
    <w:family w:val="modern"/>
    <w:notTrueType/>
    <w:pitch w:val="variable"/>
    <w:sig w:usb0="20000007" w:usb1="00000001" w:usb2="00000000" w:usb3="00000000" w:csb0="000001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ExtraBold">
    <w:altName w:val="Courier New"/>
    <w:panose1 w:val="00000900000000000000"/>
    <w:charset w:val="00"/>
    <w:family w:val="modern"/>
    <w:notTrueType/>
    <w:pitch w:val="variable"/>
    <w:sig w:usb0="20000007" w:usb1="00000001"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986" w:type="pct"/>
      <w:tblInd w:w="-7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637"/>
      <w:gridCol w:w="3283"/>
      <w:gridCol w:w="3286"/>
    </w:tblGrid>
    <w:tr w:rsidR="00D8324D" w:rsidRPr="00CC505B" w14:paraId="0D552903" w14:textId="77777777" w:rsidTr="006B13A9">
      <w:tc>
        <w:tcPr>
          <w:tcW w:w="2069" w:type="pct"/>
          <w:tcBorders>
            <w:top w:val="nil"/>
            <w:left w:val="nil"/>
            <w:bottom w:val="nil"/>
            <w:right w:val="nil"/>
          </w:tcBorders>
        </w:tcPr>
        <w:p w14:paraId="46F02799" w14:textId="77777777" w:rsidR="00D8324D" w:rsidRPr="00CC505B" w:rsidRDefault="00D8324D" w:rsidP="00DD5892">
          <w:pPr>
            <w:ind w:right="360"/>
            <w:rPr>
              <w:rFonts w:ascii="Tahoma" w:hAnsi="Tahoma" w:cs="Tahoma"/>
              <w:color w:val="999999"/>
              <w:sz w:val="16"/>
              <w:szCs w:val="16"/>
            </w:rPr>
          </w:pPr>
        </w:p>
      </w:tc>
      <w:tc>
        <w:tcPr>
          <w:tcW w:w="1465" w:type="pct"/>
          <w:tcBorders>
            <w:top w:val="nil"/>
            <w:left w:val="nil"/>
            <w:bottom w:val="nil"/>
            <w:right w:val="nil"/>
          </w:tcBorders>
          <w:vAlign w:val="center"/>
        </w:tcPr>
        <w:p w14:paraId="062BE949" w14:textId="77777777" w:rsidR="00D8324D" w:rsidRPr="00150042" w:rsidRDefault="00D8324D" w:rsidP="00150042">
          <w:pPr>
            <w:tabs>
              <w:tab w:val="left" w:pos="735"/>
              <w:tab w:val="center" w:pos="1571"/>
            </w:tabs>
            <w:jc w:val="center"/>
            <w:rPr>
              <w:rFonts w:ascii="Tahoma" w:hAnsi="Tahoma" w:cs="Tahoma"/>
              <w:color w:val="999999"/>
              <w:sz w:val="16"/>
              <w:szCs w:val="16"/>
              <w:lang w:val="en-US"/>
            </w:rPr>
          </w:pPr>
        </w:p>
      </w:tc>
      <w:tc>
        <w:tcPr>
          <w:tcW w:w="1466" w:type="pct"/>
          <w:tcBorders>
            <w:top w:val="nil"/>
            <w:left w:val="nil"/>
            <w:bottom w:val="nil"/>
            <w:right w:val="nil"/>
          </w:tcBorders>
          <w:vAlign w:val="center"/>
        </w:tcPr>
        <w:p w14:paraId="5DA13AAF" w14:textId="2BDE4C0A" w:rsidR="00D8324D" w:rsidRPr="00D63994" w:rsidRDefault="00D8324D" w:rsidP="006B13A9">
          <w:pPr>
            <w:jc w:val="right"/>
            <w:rPr>
              <w:rFonts w:cs="Tahoma"/>
              <w:color w:val="999999"/>
            </w:rPr>
          </w:pPr>
          <w:r w:rsidRPr="00D63994">
            <w:rPr>
              <w:rFonts w:cs="Tahoma"/>
              <w:color w:val="999999"/>
            </w:rPr>
            <w:t xml:space="preserve">Página </w:t>
          </w:r>
          <w:r w:rsidRPr="00D63994">
            <w:rPr>
              <w:rStyle w:val="Nmerodepgina"/>
              <w:rFonts w:cs="Tahoma"/>
              <w:color w:val="999999"/>
            </w:rPr>
            <w:fldChar w:fldCharType="begin"/>
          </w:r>
          <w:r w:rsidRPr="00D63994">
            <w:rPr>
              <w:rStyle w:val="Nmerodepgina"/>
              <w:rFonts w:cs="Tahoma"/>
              <w:color w:val="999999"/>
            </w:rPr>
            <w:instrText xml:space="preserve"> PAGE </w:instrText>
          </w:r>
          <w:r w:rsidRPr="00D63994">
            <w:rPr>
              <w:rStyle w:val="Nmerodepgina"/>
              <w:rFonts w:cs="Tahoma"/>
              <w:color w:val="999999"/>
            </w:rPr>
            <w:fldChar w:fldCharType="separate"/>
          </w:r>
          <w:r w:rsidR="00105B17">
            <w:rPr>
              <w:rStyle w:val="Nmerodepgina"/>
              <w:rFonts w:cs="Tahoma"/>
              <w:noProof/>
              <w:color w:val="999999"/>
            </w:rPr>
            <w:t>14</w:t>
          </w:r>
          <w:r w:rsidRPr="00D63994">
            <w:rPr>
              <w:rStyle w:val="Nmerodepgina"/>
              <w:rFonts w:cs="Tahoma"/>
              <w:color w:val="999999"/>
            </w:rPr>
            <w:fldChar w:fldCharType="end"/>
          </w:r>
          <w:r w:rsidRPr="00D63994">
            <w:rPr>
              <w:rStyle w:val="Nmerodepgina"/>
              <w:rFonts w:cs="Tahoma"/>
              <w:color w:val="999999"/>
            </w:rPr>
            <w:t xml:space="preserve"> de </w:t>
          </w:r>
          <w:r w:rsidR="00280D74">
            <w:fldChar w:fldCharType="begin"/>
          </w:r>
          <w:r w:rsidR="00280D74">
            <w:instrText xml:space="preserve"> NUMPAGES  \* MERGEFORMAT </w:instrText>
          </w:r>
          <w:r w:rsidR="00280D74">
            <w:fldChar w:fldCharType="separate"/>
          </w:r>
          <w:r w:rsidR="00105B17" w:rsidRPr="00105B17">
            <w:rPr>
              <w:rStyle w:val="Nmerodepgina"/>
              <w:noProof/>
              <w:color w:val="999999"/>
            </w:rPr>
            <w:t>29</w:t>
          </w:r>
          <w:r w:rsidR="00280D74">
            <w:rPr>
              <w:rStyle w:val="Nmerodepgina"/>
              <w:noProof/>
              <w:color w:val="999999"/>
            </w:rPr>
            <w:fldChar w:fldCharType="end"/>
          </w:r>
        </w:p>
      </w:tc>
    </w:tr>
  </w:tbl>
  <w:p w14:paraId="17131EFA" w14:textId="77777777" w:rsidR="00D8324D" w:rsidRPr="00DC5617" w:rsidRDefault="00D8324D" w:rsidP="00DC561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986" w:type="pct"/>
      <w:tblInd w:w="-7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637"/>
      <w:gridCol w:w="3283"/>
      <w:gridCol w:w="3286"/>
    </w:tblGrid>
    <w:tr w:rsidR="00D8324D" w:rsidRPr="00CC505B" w14:paraId="5DBC3C92" w14:textId="77777777" w:rsidTr="006B13A9">
      <w:tc>
        <w:tcPr>
          <w:tcW w:w="2069" w:type="pct"/>
          <w:tcBorders>
            <w:top w:val="nil"/>
            <w:left w:val="nil"/>
            <w:bottom w:val="nil"/>
            <w:right w:val="nil"/>
          </w:tcBorders>
        </w:tcPr>
        <w:p w14:paraId="59C07147" w14:textId="77777777" w:rsidR="00D8324D" w:rsidRPr="00CC505B" w:rsidRDefault="00D8324D" w:rsidP="00DD5892">
          <w:pPr>
            <w:ind w:right="360"/>
            <w:rPr>
              <w:rFonts w:ascii="Tahoma" w:hAnsi="Tahoma" w:cs="Tahoma"/>
              <w:color w:val="999999"/>
              <w:sz w:val="16"/>
              <w:szCs w:val="16"/>
            </w:rPr>
          </w:pPr>
        </w:p>
      </w:tc>
      <w:tc>
        <w:tcPr>
          <w:tcW w:w="1465" w:type="pct"/>
          <w:tcBorders>
            <w:top w:val="nil"/>
            <w:left w:val="nil"/>
            <w:bottom w:val="nil"/>
            <w:right w:val="nil"/>
          </w:tcBorders>
          <w:vAlign w:val="center"/>
        </w:tcPr>
        <w:p w14:paraId="46C68D08" w14:textId="77777777" w:rsidR="00D8324D" w:rsidRPr="00150042" w:rsidRDefault="00D8324D" w:rsidP="00150042">
          <w:pPr>
            <w:tabs>
              <w:tab w:val="left" w:pos="825"/>
              <w:tab w:val="center" w:pos="1571"/>
            </w:tabs>
            <w:jc w:val="center"/>
            <w:rPr>
              <w:rFonts w:ascii="Tahoma" w:hAnsi="Tahoma" w:cs="Tahoma"/>
              <w:color w:val="999999"/>
              <w:sz w:val="16"/>
              <w:szCs w:val="16"/>
              <w:lang w:val="en-US"/>
            </w:rPr>
          </w:pPr>
        </w:p>
      </w:tc>
      <w:tc>
        <w:tcPr>
          <w:tcW w:w="1466" w:type="pct"/>
          <w:tcBorders>
            <w:top w:val="nil"/>
            <w:left w:val="nil"/>
            <w:bottom w:val="nil"/>
            <w:right w:val="nil"/>
          </w:tcBorders>
          <w:vAlign w:val="center"/>
        </w:tcPr>
        <w:p w14:paraId="4A1D3662" w14:textId="356F2585" w:rsidR="00D8324D" w:rsidRPr="002D7F08" w:rsidRDefault="00D8324D" w:rsidP="006B13A9">
          <w:pPr>
            <w:jc w:val="right"/>
            <w:rPr>
              <w:rFonts w:cs="Tahoma"/>
              <w:color w:val="999999"/>
            </w:rPr>
          </w:pPr>
          <w:r w:rsidRPr="002D7F08">
            <w:rPr>
              <w:rFonts w:cs="Tahoma"/>
              <w:color w:val="999999"/>
            </w:rPr>
            <w:t xml:space="preserve">Página </w:t>
          </w:r>
          <w:r w:rsidRPr="002D7F08">
            <w:rPr>
              <w:rStyle w:val="Nmerodepgina"/>
              <w:rFonts w:cs="Tahoma"/>
              <w:color w:val="999999"/>
            </w:rPr>
            <w:fldChar w:fldCharType="begin"/>
          </w:r>
          <w:r w:rsidRPr="002D7F08">
            <w:rPr>
              <w:rStyle w:val="Nmerodepgina"/>
              <w:rFonts w:cs="Tahoma"/>
              <w:color w:val="999999"/>
            </w:rPr>
            <w:instrText xml:space="preserve"> PAGE </w:instrText>
          </w:r>
          <w:r w:rsidRPr="002D7F08">
            <w:rPr>
              <w:rStyle w:val="Nmerodepgina"/>
              <w:rFonts w:cs="Tahoma"/>
              <w:color w:val="999999"/>
            </w:rPr>
            <w:fldChar w:fldCharType="separate"/>
          </w:r>
          <w:r w:rsidR="00726B83">
            <w:rPr>
              <w:rStyle w:val="Nmerodepgina"/>
              <w:rFonts w:cs="Tahoma"/>
              <w:noProof/>
              <w:color w:val="999999"/>
            </w:rPr>
            <w:t>1</w:t>
          </w:r>
          <w:r w:rsidRPr="002D7F08">
            <w:rPr>
              <w:rStyle w:val="Nmerodepgina"/>
              <w:rFonts w:cs="Tahoma"/>
              <w:color w:val="999999"/>
            </w:rPr>
            <w:fldChar w:fldCharType="end"/>
          </w:r>
          <w:r w:rsidRPr="002D7F08">
            <w:rPr>
              <w:rStyle w:val="Nmerodepgina"/>
              <w:rFonts w:cs="Tahoma"/>
              <w:color w:val="999999"/>
            </w:rPr>
            <w:t xml:space="preserve"> de </w:t>
          </w:r>
          <w:r w:rsidR="00280D74">
            <w:fldChar w:fldCharType="begin"/>
          </w:r>
          <w:r w:rsidR="00280D74">
            <w:instrText xml:space="preserve"> NUMPAGES  \* MERGEFORMAT </w:instrText>
          </w:r>
          <w:r w:rsidR="00280D74">
            <w:fldChar w:fldCharType="separate"/>
          </w:r>
          <w:r w:rsidR="00726B83" w:rsidRPr="00726B83">
            <w:rPr>
              <w:rStyle w:val="Nmerodepgina"/>
              <w:noProof/>
              <w:color w:val="999999"/>
            </w:rPr>
            <w:t>29</w:t>
          </w:r>
          <w:r w:rsidR="00280D74">
            <w:rPr>
              <w:rStyle w:val="Nmerodepgina"/>
              <w:noProof/>
              <w:color w:val="999999"/>
            </w:rPr>
            <w:fldChar w:fldCharType="end"/>
          </w:r>
        </w:p>
      </w:tc>
    </w:tr>
  </w:tbl>
  <w:p w14:paraId="196C8741" w14:textId="77777777" w:rsidR="00D8324D" w:rsidRPr="00DC5617" w:rsidRDefault="00D8324D" w:rsidP="00DC56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561A46" w14:textId="77777777" w:rsidR="00280D74" w:rsidRDefault="00280D74">
      <w:r>
        <w:separator/>
      </w:r>
    </w:p>
  </w:footnote>
  <w:footnote w:type="continuationSeparator" w:id="0">
    <w:p w14:paraId="0B5BF5D1" w14:textId="77777777" w:rsidR="00280D74" w:rsidRDefault="00280D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1062"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3"/>
      <w:gridCol w:w="3969"/>
    </w:tblGrid>
    <w:tr w:rsidR="00D8324D" w14:paraId="77FDBD66" w14:textId="77777777" w:rsidTr="00D7579E">
      <w:trPr>
        <w:trHeight w:val="443"/>
      </w:trPr>
      <w:tc>
        <w:tcPr>
          <w:tcW w:w="7093" w:type="dxa"/>
          <w:vMerge w:val="restart"/>
        </w:tcPr>
        <w:p w14:paraId="5CF9295D" w14:textId="77777777" w:rsidR="00D8324D" w:rsidRDefault="00D8324D" w:rsidP="00F14457">
          <w:pPr>
            <w:pStyle w:val="Encabezado"/>
          </w:pPr>
          <w:r>
            <w:rPr>
              <w:noProof/>
              <w:sz w:val="12"/>
              <w:szCs w:val="12"/>
              <w:lang w:val="en-US"/>
            </w:rPr>
            <w:drawing>
              <wp:inline distT="0" distB="0" distL="0" distR="0" wp14:anchorId="669C3728" wp14:editId="11FCE7FB">
                <wp:extent cx="3877733" cy="533398"/>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3877733" cy="533398"/>
                        </a:xfrm>
                        <a:prstGeom prst="rect">
                          <a:avLst/>
                        </a:prstGeom>
                      </pic:spPr>
                    </pic:pic>
                  </a:graphicData>
                </a:graphic>
              </wp:inline>
            </w:drawing>
          </w:r>
        </w:p>
      </w:tc>
      <w:tc>
        <w:tcPr>
          <w:tcW w:w="3969" w:type="dxa"/>
        </w:tcPr>
        <w:p w14:paraId="5DB4B12C" w14:textId="77777777" w:rsidR="00D8324D" w:rsidRPr="001E7A63" w:rsidRDefault="00D8324D" w:rsidP="00F14457">
          <w:pPr>
            <w:pStyle w:val="Encabezado"/>
            <w:jc w:val="right"/>
            <w:rPr>
              <w:sz w:val="12"/>
              <w:szCs w:val="12"/>
            </w:rPr>
          </w:pPr>
          <w:r w:rsidRPr="00B724F5">
            <w:rPr>
              <w:rFonts w:ascii="Montserrat ExtraBold" w:hAnsi="Montserrat ExtraBold"/>
              <w:sz w:val="16"/>
              <w:szCs w:val="16"/>
            </w:rPr>
            <w:t>Administr</w:t>
          </w:r>
          <w:r>
            <w:rPr>
              <w:rFonts w:ascii="Montserrat ExtraBold" w:hAnsi="Montserrat ExtraBold"/>
              <w:sz w:val="16"/>
              <w:szCs w:val="16"/>
            </w:rPr>
            <w:t>ación General de Comunicaciones</w:t>
          </w:r>
          <w:r w:rsidRPr="00B724F5">
            <w:rPr>
              <w:rFonts w:ascii="Montserrat ExtraBold" w:hAnsi="Montserrat ExtraBold"/>
              <w:sz w:val="16"/>
              <w:szCs w:val="16"/>
            </w:rPr>
            <w:t xml:space="preserve"> </w:t>
          </w:r>
          <w:r>
            <w:rPr>
              <w:rFonts w:ascii="Montserrat ExtraBold" w:hAnsi="Montserrat ExtraBold"/>
              <w:sz w:val="16"/>
              <w:szCs w:val="16"/>
            </w:rPr>
            <w:t xml:space="preserve">y </w:t>
          </w:r>
          <w:r w:rsidRPr="00B724F5">
            <w:rPr>
              <w:rFonts w:ascii="Montserrat ExtraBold" w:hAnsi="Montserrat ExtraBold"/>
              <w:sz w:val="16"/>
              <w:szCs w:val="16"/>
            </w:rPr>
            <w:t>Tecnologías de la Información</w:t>
          </w:r>
        </w:p>
      </w:tc>
    </w:tr>
    <w:tr w:rsidR="00D8324D" w14:paraId="5878B9BD" w14:textId="77777777" w:rsidTr="00D7579E">
      <w:trPr>
        <w:trHeight w:val="443"/>
      </w:trPr>
      <w:tc>
        <w:tcPr>
          <w:tcW w:w="7093" w:type="dxa"/>
          <w:vMerge/>
        </w:tcPr>
        <w:p w14:paraId="5C57D8C8" w14:textId="77777777" w:rsidR="00D8324D" w:rsidRDefault="00D8324D" w:rsidP="00F14457">
          <w:pPr>
            <w:pStyle w:val="Encabezado"/>
            <w:rPr>
              <w:noProof/>
              <w:sz w:val="12"/>
              <w:szCs w:val="12"/>
              <w:lang w:eastAsia="es-MX"/>
            </w:rPr>
          </w:pPr>
        </w:p>
      </w:tc>
      <w:tc>
        <w:tcPr>
          <w:tcW w:w="3969" w:type="dxa"/>
        </w:tcPr>
        <w:p w14:paraId="31244BB2" w14:textId="77777777" w:rsidR="00D8324D" w:rsidRDefault="00D8324D" w:rsidP="00F14457">
          <w:pPr>
            <w:pStyle w:val="Encabezado"/>
            <w:jc w:val="right"/>
            <w:rPr>
              <w:rFonts w:ascii="Montserrat ExtraBold" w:hAnsi="Montserrat ExtraBold"/>
              <w:sz w:val="16"/>
              <w:szCs w:val="16"/>
            </w:rPr>
          </w:pPr>
          <w:r w:rsidRPr="00B724F5">
            <w:rPr>
              <w:rFonts w:ascii="Montserrat ExtraBold" w:hAnsi="Montserrat ExtraBold"/>
              <w:color w:val="9F2241"/>
              <w:sz w:val="16"/>
              <w:szCs w:val="16"/>
            </w:rPr>
            <w:t>Marco Documental 6.0</w:t>
          </w:r>
        </w:p>
      </w:tc>
    </w:tr>
  </w:tbl>
  <w:tbl>
    <w:tblPr>
      <w:tblW w:w="573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3"/>
      <w:gridCol w:w="6088"/>
      <w:gridCol w:w="2454"/>
    </w:tblGrid>
    <w:tr w:rsidR="00D8324D" w:rsidRPr="00064905" w14:paraId="3AC029C8" w14:textId="77777777" w:rsidTr="00D7579E">
      <w:trPr>
        <w:cantSplit/>
        <w:trHeight w:val="772"/>
        <w:jc w:val="center"/>
      </w:trPr>
      <w:tc>
        <w:tcPr>
          <w:tcW w:w="1014" w:type="pct"/>
          <w:tcBorders>
            <w:top w:val="single" w:sz="4" w:space="0" w:color="auto"/>
            <w:left w:val="single" w:sz="4" w:space="0" w:color="auto"/>
            <w:bottom w:val="single" w:sz="4" w:space="0" w:color="auto"/>
            <w:right w:val="single" w:sz="4" w:space="0" w:color="auto"/>
          </w:tcBorders>
          <w:vAlign w:val="center"/>
        </w:tcPr>
        <w:p w14:paraId="2A7A6BD7" w14:textId="77777777" w:rsidR="00D8324D" w:rsidRPr="00D37934" w:rsidRDefault="00D8324D" w:rsidP="00F14457">
          <w:pPr>
            <w:spacing w:line="20" w:lineRule="atLeast"/>
            <w:jc w:val="center"/>
            <w:rPr>
              <w:rFonts w:cs="Tahoma"/>
              <w:sz w:val="16"/>
              <w:szCs w:val="16"/>
            </w:rPr>
          </w:pPr>
          <w:r w:rsidRPr="00B724F5">
            <w:rPr>
              <w:rFonts w:cs="Tahoma"/>
              <w:sz w:val="18"/>
              <w:szCs w:val="16"/>
            </w:rPr>
            <w:t>Fecha de aprobación del Template: 06/02/2018</w:t>
          </w:r>
        </w:p>
      </w:tc>
      <w:tc>
        <w:tcPr>
          <w:tcW w:w="2841" w:type="pct"/>
          <w:tcBorders>
            <w:top w:val="single" w:sz="4" w:space="0" w:color="auto"/>
            <w:left w:val="single" w:sz="4" w:space="0" w:color="auto"/>
            <w:bottom w:val="single" w:sz="4" w:space="0" w:color="auto"/>
            <w:right w:val="single" w:sz="4" w:space="0" w:color="auto"/>
          </w:tcBorders>
          <w:vAlign w:val="center"/>
        </w:tcPr>
        <w:p w14:paraId="3587EB53" w14:textId="77777777" w:rsidR="00D8324D" w:rsidRDefault="00D8324D" w:rsidP="00F14457">
          <w:pPr>
            <w:spacing w:line="20" w:lineRule="atLeast"/>
            <w:jc w:val="center"/>
            <w:rPr>
              <w:rFonts w:cs="Tahoma"/>
              <w:vanish/>
              <w:color w:val="0000FF"/>
              <w:sz w:val="12"/>
              <w:szCs w:val="22"/>
            </w:rPr>
          </w:pPr>
          <w:r>
            <w:rPr>
              <w:rFonts w:cs="Tahoma"/>
              <w:b/>
              <w:sz w:val="22"/>
              <w:szCs w:val="14"/>
            </w:rPr>
            <w:t>Especificaciones de la Arquitectura</w:t>
          </w:r>
          <w:r w:rsidRPr="00CF35AA">
            <w:rPr>
              <w:rFonts w:cs="Tahoma"/>
              <w:vanish/>
              <w:color w:val="0000FF"/>
              <w:sz w:val="12"/>
              <w:szCs w:val="22"/>
            </w:rPr>
            <w:t xml:space="preserve"> </w:t>
          </w:r>
        </w:p>
        <w:p w14:paraId="3A5BAF49" w14:textId="77777777" w:rsidR="00D8324D" w:rsidRPr="00CF35AA" w:rsidRDefault="00D8324D" w:rsidP="00F14457">
          <w:pPr>
            <w:spacing w:line="20" w:lineRule="atLeast"/>
            <w:jc w:val="center"/>
            <w:rPr>
              <w:rFonts w:cs="Tahoma"/>
              <w:color w:val="0000FF"/>
              <w:sz w:val="12"/>
              <w:szCs w:val="22"/>
            </w:rPr>
          </w:pPr>
          <w:r w:rsidRPr="00CF35AA">
            <w:rPr>
              <w:rFonts w:cs="Tahoma"/>
              <w:vanish/>
              <w:color w:val="0000FF"/>
              <w:sz w:val="12"/>
              <w:szCs w:val="22"/>
            </w:rPr>
            <w:t>Clave del Documento:</w:t>
          </w:r>
        </w:p>
        <w:p w14:paraId="6A605F14" w14:textId="46438EA2" w:rsidR="00D8324D" w:rsidRDefault="00D8324D" w:rsidP="00F14457">
          <w:pPr>
            <w:spacing w:line="20" w:lineRule="atLeast"/>
            <w:jc w:val="center"/>
            <w:rPr>
              <w:rFonts w:cs="Tahoma"/>
              <w:vanish/>
              <w:color w:val="0000FF"/>
              <w:sz w:val="14"/>
            </w:rPr>
          </w:pPr>
          <w:r w:rsidRPr="00AF1CF7">
            <w:rPr>
              <w:rFonts w:cs="Tahoma"/>
              <w:bCs/>
              <w:sz w:val="22"/>
              <w:szCs w:val="14"/>
            </w:rPr>
            <w:t>10_081_EDA</w:t>
          </w:r>
          <w:r w:rsidRPr="00CF35AA">
            <w:rPr>
              <w:rFonts w:cs="Tahoma"/>
              <w:bCs/>
              <w:sz w:val="22"/>
              <w:szCs w:val="14"/>
            </w:rPr>
            <w:t>.docx</w:t>
          </w:r>
          <w:r w:rsidRPr="00D37934">
            <w:rPr>
              <w:rFonts w:cs="Tahoma"/>
              <w:vanish/>
              <w:color w:val="0000FF"/>
              <w:sz w:val="14"/>
            </w:rPr>
            <w:t xml:space="preserve"> </w:t>
          </w:r>
        </w:p>
        <w:p w14:paraId="0E2C811F" w14:textId="77777777" w:rsidR="00D8324D" w:rsidRDefault="00D8324D" w:rsidP="00F14457">
          <w:pPr>
            <w:spacing w:line="20" w:lineRule="atLeast"/>
            <w:jc w:val="center"/>
            <w:rPr>
              <w:rFonts w:cs="Tahoma"/>
              <w:vanish/>
              <w:color w:val="0000FF"/>
              <w:sz w:val="14"/>
            </w:rPr>
          </w:pPr>
          <w:r w:rsidRPr="00D37934">
            <w:rPr>
              <w:rFonts w:cs="Tahoma"/>
              <w:vanish/>
              <w:color w:val="0000FF"/>
              <w:sz w:val="14"/>
            </w:rPr>
            <w:t>(Nomenclatura del artefacto, punto, extensión del archivo actual)</w:t>
          </w:r>
        </w:p>
        <w:p w14:paraId="5C624998" w14:textId="77777777" w:rsidR="00D8324D" w:rsidRDefault="00D8324D" w:rsidP="00F14457">
          <w:pPr>
            <w:spacing w:line="20" w:lineRule="atLeast"/>
            <w:jc w:val="center"/>
            <w:rPr>
              <w:rFonts w:cs="Tahoma"/>
              <w:vanish/>
              <w:color w:val="0000FF"/>
              <w:sz w:val="14"/>
            </w:rPr>
          </w:pPr>
          <w:r>
            <w:rPr>
              <w:rFonts w:cs="Tahoma"/>
              <w:vanish/>
              <w:color w:val="0000FF"/>
              <w:sz w:val="14"/>
            </w:rPr>
            <w:t>Servicio Administración del Ciclo de Vida de Aplicaciones de TIC</w:t>
          </w:r>
        </w:p>
        <w:p w14:paraId="41AE2310" w14:textId="77777777" w:rsidR="00D8324D" w:rsidRDefault="00D8324D" w:rsidP="00F14457">
          <w:pPr>
            <w:spacing w:line="20" w:lineRule="atLeast"/>
            <w:jc w:val="center"/>
            <w:rPr>
              <w:rFonts w:cs="Tahoma"/>
              <w:vanish/>
              <w:color w:val="0000FF"/>
              <w:sz w:val="14"/>
            </w:rPr>
          </w:pPr>
          <w:r>
            <w:rPr>
              <w:rFonts w:cs="Tahoma"/>
              <w:vanish/>
              <w:color w:val="0000FF"/>
              <w:sz w:val="14"/>
            </w:rPr>
            <w:t>Área Dueña: Administración Central de Transformación Tecnológica</w:t>
          </w:r>
        </w:p>
        <w:p w14:paraId="5083E44B" w14:textId="77777777" w:rsidR="00D8324D" w:rsidRPr="002D7F08" w:rsidRDefault="00D8324D" w:rsidP="00F14457">
          <w:pPr>
            <w:spacing w:line="20" w:lineRule="atLeast"/>
            <w:jc w:val="center"/>
            <w:rPr>
              <w:rFonts w:cs="Tahoma"/>
              <w:b/>
              <w:sz w:val="16"/>
              <w:szCs w:val="16"/>
            </w:rPr>
          </w:pPr>
          <w:r w:rsidRPr="002D7F08">
            <w:rPr>
              <w:rFonts w:cs="Tahoma"/>
              <w:b/>
              <w:vanish/>
              <w:color w:val="0000FF"/>
              <w:sz w:val="14"/>
            </w:rPr>
            <w:t>Responsable de Revisar: ACTT</w:t>
          </w:r>
        </w:p>
      </w:tc>
      <w:tc>
        <w:tcPr>
          <w:tcW w:w="1145" w:type="pct"/>
          <w:tcBorders>
            <w:top w:val="single" w:sz="4" w:space="0" w:color="auto"/>
            <w:left w:val="single" w:sz="4" w:space="0" w:color="auto"/>
            <w:bottom w:val="single" w:sz="4" w:space="0" w:color="auto"/>
            <w:right w:val="single" w:sz="4" w:space="0" w:color="auto"/>
          </w:tcBorders>
          <w:vAlign w:val="center"/>
        </w:tcPr>
        <w:p w14:paraId="6ED9F606" w14:textId="77777777" w:rsidR="00D8324D" w:rsidRPr="00D37934" w:rsidRDefault="00D8324D" w:rsidP="00F14457">
          <w:pPr>
            <w:spacing w:line="20" w:lineRule="atLeast"/>
            <w:jc w:val="center"/>
            <w:rPr>
              <w:rFonts w:cs="Tahoma"/>
              <w:sz w:val="16"/>
              <w:szCs w:val="16"/>
            </w:rPr>
          </w:pPr>
          <w:r w:rsidRPr="00B724F5">
            <w:rPr>
              <w:rFonts w:cs="Tahoma"/>
              <w:sz w:val="18"/>
              <w:szCs w:val="16"/>
            </w:rPr>
            <w:t>Versión del template: 6.02</w:t>
          </w:r>
        </w:p>
      </w:tc>
    </w:tr>
  </w:tbl>
  <w:p w14:paraId="790FC32E" w14:textId="77777777" w:rsidR="00D8324D" w:rsidRPr="00DC5617" w:rsidRDefault="00D8324D" w:rsidP="00DC561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1062"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3"/>
      <w:gridCol w:w="3969"/>
    </w:tblGrid>
    <w:tr w:rsidR="00D8324D" w14:paraId="27E1FBA6" w14:textId="77777777" w:rsidTr="00D7579E">
      <w:trPr>
        <w:trHeight w:val="443"/>
      </w:trPr>
      <w:tc>
        <w:tcPr>
          <w:tcW w:w="7093" w:type="dxa"/>
          <w:vMerge w:val="restart"/>
        </w:tcPr>
        <w:p w14:paraId="0ABED068" w14:textId="77777777" w:rsidR="00D8324D" w:rsidRDefault="00D8324D" w:rsidP="002D7F08">
          <w:pPr>
            <w:pStyle w:val="Encabezado"/>
          </w:pPr>
          <w:r>
            <w:rPr>
              <w:noProof/>
              <w:sz w:val="12"/>
              <w:szCs w:val="12"/>
              <w:lang w:val="en-US"/>
            </w:rPr>
            <w:drawing>
              <wp:inline distT="0" distB="0" distL="0" distR="0" wp14:anchorId="2E5C319F" wp14:editId="21E86566">
                <wp:extent cx="3877733" cy="533398"/>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3877733" cy="533398"/>
                        </a:xfrm>
                        <a:prstGeom prst="rect">
                          <a:avLst/>
                        </a:prstGeom>
                      </pic:spPr>
                    </pic:pic>
                  </a:graphicData>
                </a:graphic>
              </wp:inline>
            </w:drawing>
          </w:r>
        </w:p>
      </w:tc>
      <w:tc>
        <w:tcPr>
          <w:tcW w:w="3969" w:type="dxa"/>
        </w:tcPr>
        <w:p w14:paraId="554DE1F3" w14:textId="77777777" w:rsidR="00D8324D" w:rsidRPr="001E7A63" w:rsidRDefault="00D8324D" w:rsidP="002D7F08">
          <w:pPr>
            <w:pStyle w:val="Encabezado"/>
            <w:jc w:val="right"/>
            <w:rPr>
              <w:sz w:val="12"/>
              <w:szCs w:val="12"/>
            </w:rPr>
          </w:pPr>
          <w:r w:rsidRPr="00B724F5">
            <w:rPr>
              <w:rFonts w:ascii="Montserrat ExtraBold" w:hAnsi="Montserrat ExtraBold"/>
              <w:sz w:val="16"/>
              <w:szCs w:val="16"/>
            </w:rPr>
            <w:t>Administr</w:t>
          </w:r>
          <w:r>
            <w:rPr>
              <w:rFonts w:ascii="Montserrat ExtraBold" w:hAnsi="Montserrat ExtraBold"/>
              <w:sz w:val="16"/>
              <w:szCs w:val="16"/>
            </w:rPr>
            <w:t>ación General de Comunicaciones</w:t>
          </w:r>
          <w:r w:rsidRPr="00B724F5">
            <w:rPr>
              <w:rFonts w:ascii="Montserrat ExtraBold" w:hAnsi="Montserrat ExtraBold"/>
              <w:sz w:val="16"/>
              <w:szCs w:val="16"/>
            </w:rPr>
            <w:t xml:space="preserve"> </w:t>
          </w:r>
          <w:r>
            <w:rPr>
              <w:rFonts w:ascii="Montserrat ExtraBold" w:hAnsi="Montserrat ExtraBold"/>
              <w:sz w:val="16"/>
              <w:szCs w:val="16"/>
            </w:rPr>
            <w:t xml:space="preserve">y </w:t>
          </w:r>
          <w:r w:rsidRPr="00B724F5">
            <w:rPr>
              <w:rFonts w:ascii="Montserrat ExtraBold" w:hAnsi="Montserrat ExtraBold"/>
              <w:sz w:val="16"/>
              <w:szCs w:val="16"/>
            </w:rPr>
            <w:t>Tecnologías de la Información</w:t>
          </w:r>
        </w:p>
      </w:tc>
    </w:tr>
    <w:tr w:rsidR="00D8324D" w14:paraId="116DD263" w14:textId="77777777" w:rsidTr="00D7579E">
      <w:trPr>
        <w:trHeight w:val="443"/>
      </w:trPr>
      <w:tc>
        <w:tcPr>
          <w:tcW w:w="7093" w:type="dxa"/>
          <w:vMerge/>
        </w:tcPr>
        <w:p w14:paraId="237FD703" w14:textId="77777777" w:rsidR="00D8324D" w:rsidRDefault="00D8324D" w:rsidP="002D7F08">
          <w:pPr>
            <w:pStyle w:val="Encabezado"/>
            <w:rPr>
              <w:noProof/>
              <w:sz w:val="12"/>
              <w:szCs w:val="12"/>
              <w:lang w:eastAsia="es-MX"/>
            </w:rPr>
          </w:pPr>
        </w:p>
      </w:tc>
      <w:tc>
        <w:tcPr>
          <w:tcW w:w="3969" w:type="dxa"/>
        </w:tcPr>
        <w:p w14:paraId="7A686168" w14:textId="77777777" w:rsidR="00D8324D" w:rsidRDefault="00D8324D" w:rsidP="002D7F08">
          <w:pPr>
            <w:pStyle w:val="Encabezado"/>
            <w:jc w:val="right"/>
            <w:rPr>
              <w:rFonts w:ascii="Montserrat ExtraBold" w:hAnsi="Montserrat ExtraBold"/>
              <w:sz w:val="16"/>
              <w:szCs w:val="16"/>
            </w:rPr>
          </w:pPr>
          <w:r w:rsidRPr="00B724F5">
            <w:rPr>
              <w:rFonts w:ascii="Montserrat ExtraBold" w:hAnsi="Montserrat ExtraBold"/>
              <w:color w:val="9F2241"/>
              <w:sz w:val="16"/>
              <w:szCs w:val="16"/>
            </w:rPr>
            <w:t>Marco Documental 6.0</w:t>
          </w:r>
        </w:p>
      </w:tc>
    </w:tr>
  </w:tbl>
  <w:tbl>
    <w:tblPr>
      <w:tblW w:w="573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3"/>
      <w:gridCol w:w="6088"/>
      <w:gridCol w:w="2454"/>
    </w:tblGrid>
    <w:tr w:rsidR="00D8324D" w:rsidRPr="00064905" w14:paraId="10E9CCC8" w14:textId="77777777" w:rsidTr="002D7F08">
      <w:trPr>
        <w:cantSplit/>
        <w:trHeight w:val="772"/>
        <w:jc w:val="center"/>
      </w:trPr>
      <w:tc>
        <w:tcPr>
          <w:tcW w:w="1014" w:type="pct"/>
          <w:tcBorders>
            <w:top w:val="single" w:sz="4" w:space="0" w:color="auto"/>
            <w:left w:val="single" w:sz="4" w:space="0" w:color="auto"/>
            <w:bottom w:val="single" w:sz="4" w:space="0" w:color="auto"/>
            <w:right w:val="single" w:sz="4" w:space="0" w:color="auto"/>
          </w:tcBorders>
          <w:vAlign w:val="center"/>
        </w:tcPr>
        <w:p w14:paraId="3D2CE054" w14:textId="77777777" w:rsidR="00D8324D" w:rsidRPr="00D37934" w:rsidRDefault="00D8324D" w:rsidP="002D7F08">
          <w:pPr>
            <w:spacing w:line="20" w:lineRule="atLeast"/>
            <w:jc w:val="center"/>
            <w:rPr>
              <w:rFonts w:cs="Tahoma"/>
              <w:sz w:val="16"/>
              <w:szCs w:val="16"/>
            </w:rPr>
          </w:pPr>
          <w:r w:rsidRPr="00B724F5">
            <w:rPr>
              <w:rFonts w:cs="Tahoma"/>
              <w:sz w:val="18"/>
              <w:szCs w:val="16"/>
            </w:rPr>
            <w:t>Fecha de aprobación del Template: 06/02/2018</w:t>
          </w:r>
        </w:p>
      </w:tc>
      <w:tc>
        <w:tcPr>
          <w:tcW w:w="2841" w:type="pct"/>
          <w:tcBorders>
            <w:top w:val="single" w:sz="4" w:space="0" w:color="auto"/>
            <w:left w:val="single" w:sz="4" w:space="0" w:color="auto"/>
            <w:bottom w:val="single" w:sz="4" w:space="0" w:color="auto"/>
            <w:right w:val="single" w:sz="4" w:space="0" w:color="auto"/>
          </w:tcBorders>
          <w:vAlign w:val="center"/>
        </w:tcPr>
        <w:p w14:paraId="7DA6D17A" w14:textId="77777777" w:rsidR="00D8324D" w:rsidRDefault="00D8324D" w:rsidP="002D7F08">
          <w:pPr>
            <w:spacing w:line="20" w:lineRule="atLeast"/>
            <w:jc w:val="center"/>
            <w:rPr>
              <w:rFonts w:cs="Tahoma"/>
              <w:vanish/>
              <w:color w:val="0000FF"/>
              <w:sz w:val="12"/>
              <w:szCs w:val="22"/>
            </w:rPr>
          </w:pPr>
          <w:r>
            <w:rPr>
              <w:rFonts w:cs="Tahoma"/>
              <w:b/>
              <w:sz w:val="22"/>
              <w:szCs w:val="14"/>
            </w:rPr>
            <w:t>Especificaciones de la Arquitectura</w:t>
          </w:r>
          <w:r w:rsidRPr="00CF35AA">
            <w:rPr>
              <w:rFonts w:cs="Tahoma"/>
              <w:vanish/>
              <w:color w:val="0000FF"/>
              <w:sz w:val="12"/>
              <w:szCs w:val="22"/>
            </w:rPr>
            <w:t xml:space="preserve"> </w:t>
          </w:r>
        </w:p>
        <w:p w14:paraId="03BF22CB" w14:textId="77777777" w:rsidR="00D8324D" w:rsidRPr="00CF35AA" w:rsidRDefault="00D8324D" w:rsidP="002D7F08">
          <w:pPr>
            <w:spacing w:line="20" w:lineRule="atLeast"/>
            <w:jc w:val="center"/>
            <w:rPr>
              <w:rFonts w:cs="Tahoma"/>
              <w:color w:val="0000FF"/>
              <w:sz w:val="12"/>
              <w:szCs w:val="22"/>
            </w:rPr>
          </w:pPr>
          <w:r w:rsidRPr="00CF35AA">
            <w:rPr>
              <w:rFonts w:cs="Tahoma"/>
              <w:vanish/>
              <w:color w:val="0000FF"/>
              <w:sz w:val="12"/>
              <w:szCs w:val="22"/>
            </w:rPr>
            <w:t>Clave del Documento:</w:t>
          </w:r>
        </w:p>
        <w:p w14:paraId="56A687C2" w14:textId="7395E21A" w:rsidR="00D8324D" w:rsidRDefault="00D8324D" w:rsidP="002D7F08">
          <w:pPr>
            <w:spacing w:line="20" w:lineRule="atLeast"/>
            <w:jc w:val="center"/>
            <w:rPr>
              <w:rFonts w:cs="Tahoma"/>
              <w:vanish/>
              <w:color w:val="0000FF"/>
              <w:sz w:val="14"/>
            </w:rPr>
          </w:pPr>
          <w:r w:rsidRPr="00AF1CF7">
            <w:rPr>
              <w:rFonts w:cs="Tahoma"/>
              <w:bCs/>
              <w:sz w:val="22"/>
              <w:szCs w:val="14"/>
            </w:rPr>
            <w:t>10_081_EDA.docx</w:t>
          </w:r>
          <w:r w:rsidRPr="00D37934">
            <w:rPr>
              <w:rFonts w:cs="Tahoma"/>
              <w:vanish/>
              <w:color w:val="0000FF"/>
              <w:sz w:val="14"/>
            </w:rPr>
            <w:t xml:space="preserve"> </w:t>
          </w:r>
        </w:p>
        <w:p w14:paraId="4DB2F84A" w14:textId="77777777" w:rsidR="00D8324D" w:rsidRDefault="00D8324D" w:rsidP="002D7F08">
          <w:pPr>
            <w:spacing w:line="20" w:lineRule="atLeast"/>
            <w:jc w:val="center"/>
            <w:rPr>
              <w:rFonts w:cs="Tahoma"/>
              <w:vanish/>
              <w:color w:val="0000FF"/>
              <w:sz w:val="14"/>
            </w:rPr>
          </w:pPr>
          <w:r w:rsidRPr="00D37934">
            <w:rPr>
              <w:rFonts w:cs="Tahoma"/>
              <w:vanish/>
              <w:color w:val="0000FF"/>
              <w:sz w:val="14"/>
            </w:rPr>
            <w:t>(Nomenclatura del artefacto, punto, extensión del archivo actual)</w:t>
          </w:r>
        </w:p>
        <w:p w14:paraId="65EC0E6A" w14:textId="77777777" w:rsidR="00D8324D" w:rsidRDefault="00D8324D" w:rsidP="002D7F08">
          <w:pPr>
            <w:spacing w:line="20" w:lineRule="atLeast"/>
            <w:jc w:val="center"/>
            <w:rPr>
              <w:rFonts w:cs="Tahoma"/>
              <w:vanish/>
              <w:color w:val="0000FF"/>
              <w:sz w:val="14"/>
            </w:rPr>
          </w:pPr>
          <w:r>
            <w:rPr>
              <w:rFonts w:cs="Tahoma"/>
              <w:vanish/>
              <w:color w:val="0000FF"/>
              <w:sz w:val="14"/>
            </w:rPr>
            <w:t>Servicio Administración del Ciclo de Vida de Aplicaciones de TIC</w:t>
          </w:r>
        </w:p>
        <w:p w14:paraId="2BF1E90D" w14:textId="77777777" w:rsidR="00D8324D" w:rsidRDefault="00D8324D" w:rsidP="002D7F08">
          <w:pPr>
            <w:spacing w:line="20" w:lineRule="atLeast"/>
            <w:jc w:val="center"/>
            <w:rPr>
              <w:rFonts w:cs="Tahoma"/>
              <w:vanish/>
              <w:color w:val="0000FF"/>
              <w:sz w:val="14"/>
            </w:rPr>
          </w:pPr>
          <w:r>
            <w:rPr>
              <w:rFonts w:cs="Tahoma"/>
              <w:vanish/>
              <w:color w:val="0000FF"/>
              <w:sz w:val="14"/>
            </w:rPr>
            <w:t>Área Dueña: Administración Central de Transformación Tecnológica</w:t>
          </w:r>
        </w:p>
        <w:p w14:paraId="7A866AD1" w14:textId="77777777" w:rsidR="00D8324D" w:rsidRPr="002D7F08" w:rsidRDefault="00D8324D" w:rsidP="002D7F08">
          <w:pPr>
            <w:spacing w:line="20" w:lineRule="atLeast"/>
            <w:jc w:val="center"/>
            <w:rPr>
              <w:rFonts w:cs="Tahoma"/>
              <w:b/>
              <w:sz w:val="16"/>
              <w:szCs w:val="16"/>
            </w:rPr>
          </w:pPr>
          <w:r w:rsidRPr="002D7F08">
            <w:rPr>
              <w:rFonts w:cs="Tahoma"/>
              <w:b/>
              <w:vanish/>
              <w:color w:val="0000FF"/>
              <w:sz w:val="14"/>
            </w:rPr>
            <w:t>Responsable de Revisar: ACTT</w:t>
          </w:r>
        </w:p>
      </w:tc>
      <w:tc>
        <w:tcPr>
          <w:tcW w:w="1145" w:type="pct"/>
          <w:tcBorders>
            <w:top w:val="single" w:sz="4" w:space="0" w:color="auto"/>
            <w:left w:val="single" w:sz="4" w:space="0" w:color="auto"/>
            <w:bottom w:val="single" w:sz="4" w:space="0" w:color="auto"/>
            <w:right w:val="single" w:sz="4" w:space="0" w:color="auto"/>
          </w:tcBorders>
          <w:vAlign w:val="center"/>
        </w:tcPr>
        <w:p w14:paraId="11BCBEA0" w14:textId="77777777" w:rsidR="00D8324D" w:rsidRPr="00D37934" w:rsidRDefault="00D8324D" w:rsidP="002D7F08">
          <w:pPr>
            <w:spacing w:line="20" w:lineRule="atLeast"/>
            <w:jc w:val="center"/>
            <w:rPr>
              <w:rFonts w:cs="Tahoma"/>
              <w:sz w:val="16"/>
              <w:szCs w:val="16"/>
            </w:rPr>
          </w:pPr>
          <w:r w:rsidRPr="00B724F5">
            <w:rPr>
              <w:rFonts w:cs="Tahoma"/>
              <w:sz w:val="18"/>
              <w:szCs w:val="16"/>
            </w:rPr>
            <w:t>Versión del template: 6.02</w:t>
          </w:r>
        </w:p>
      </w:tc>
    </w:tr>
  </w:tbl>
  <w:p w14:paraId="7461C129" w14:textId="77777777" w:rsidR="00D8324D" w:rsidRDefault="00D8324D" w:rsidP="001C3744">
    <w:pPr>
      <w:pStyle w:val="Encabezado"/>
    </w:pPr>
  </w:p>
  <w:p w14:paraId="653C3E0C" w14:textId="77777777" w:rsidR="00D8324D" w:rsidRDefault="00D8324D" w:rsidP="001C37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14D0CBE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6AEC7364"/>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041279"/>
    <w:multiLevelType w:val="hybridMultilevel"/>
    <w:tmpl w:val="A9140754"/>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C0A000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6593E62"/>
    <w:multiLevelType w:val="multilevel"/>
    <w:tmpl w:val="65E805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612394"/>
    <w:multiLevelType w:val="hybridMultilevel"/>
    <w:tmpl w:val="298EB18E"/>
    <w:lvl w:ilvl="0" w:tplc="04090001">
      <w:start w:val="1"/>
      <w:numFmt w:val="bullet"/>
      <w:lvlText w:val=""/>
      <w:lvlJc w:val="left"/>
      <w:pPr>
        <w:tabs>
          <w:tab w:val="num" w:pos="709"/>
        </w:tabs>
        <w:ind w:left="709" w:hanging="360"/>
      </w:pPr>
      <w:rPr>
        <w:rFonts w:ascii="Symbol" w:hAnsi="Symbol" w:hint="default"/>
      </w:rPr>
    </w:lvl>
    <w:lvl w:ilvl="1" w:tplc="04090003" w:tentative="1">
      <w:start w:val="1"/>
      <w:numFmt w:val="bullet"/>
      <w:lvlText w:val="o"/>
      <w:lvlJc w:val="left"/>
      <w:pPr>
        <w:tabs>
          <w:tab w:val="num" w:pos="1429"/>
        </w:tabs>
        <w:ind w:left="1429" w:hanging="360"/>
      </w:pPr>
      <w:rPr>
        <w:rFonts w:ascii="Courier New" w:hAnsi="Courier New" w:cs="Courier New" w:hint="default"/>
      </w:rPr>
    </w:lvl>
    <w:lvl w:ilvl="2" w:tplc="04090005" w:tentative="1">
      <w:start w:val="1"/>
      <w:numFmt w:val="bullet"/>
      <w:lvlText w:val=""/>
      <w:lvlJc w:val="left"/>
      <w:pPr>
        <w:tabs>
          <w:tab w:val="num" w:pos="2149"/>
        </w:tabs>
        <w:ind w:left="2149" w:hanging="360"/>
      </w:pPr>
      <w:rPr>
        <w:rFonts w:ascii="Wingdings" w:hAnsi="Wingdings" w:hint="default"/>
      </w:rPr>
    </w:lvl>
    <w:lvl w:ilvl="3" w:tplc="04090001" w:tentative="1">
      <w:start w:val="1"/>
      <w:numFmt w:val="bullet"/>
      <w:lvlText w:val=""/>
      <w:lvlJc w:val="left"/>
      <w:pPr>
        <w:tabs>
          <w:tab w:val="num" w:pos="2869"/>
        </w:tabs>
        <w:ind w:left="2869" w:hanging="360"/>
      </w:pPr>
      <w:rPr>
        <w:rFonts w:ascii="Symbol" w:hAnsi="Symbol" w:hint="default"/>
      </w:rPr>
    </w:lvl>
    <w:lvl w:ilvl="4" w:tplc="04090003" w:tentative="1">
      <w:start w:val="1"/>
      <w:numFmt w:val="bullet"/>
      <w:lvlText w:val="o"/>
      <w:lvlJc w:val="left"/>
      <w:pPr>
        <w:tabs>
          <w:tab w:val="num" w:pos="3589"/>
        </w:tabs>
        <w:ind w:left="3589" w:hanging="360"/>
      </w:pPr>
      <w:rPr>
        <w:rFonts w:ascii="Courier New" w:hAnsi="Courier New" w:cs="Courier New" w:hint="default"/>
      </w:rPr>
    </w:lvl>
    <w:lvl w:ilvl="5" w:tplc="04090005" w:tentative="1">
      <w:start w:val="1"/>
      <w:numFmt w:val="bullet"/>
      <w:lvlText w:val=""/>
      <w:lvlJc w:val="left"/>
      <w:pPr>
        <w:tabs>
          <w:tab w:val="num" w:pos="4309"/>
        </w:tabs>
        <w:ind w:left="4309" w:hanging="360"/>
      </w:pPr>
      <w:rPr>
        <w:rFonts w:ascii="Wingdings" w:hAnsi="Wingdings" w:hint="default"/>
      </w:rPr>
    </w:lvl>
    <w:lvl w:ilvl="6" w:tplc="04090001" w:tentative="1">
      <w:start w:val="1"/>
      <w:numFmt w:val="bullet"/>
      <w:lvlText w:val=""/>
      <w:lvlJc w:val="left"/>
      <w:pPr>
        <w:tabs>
          <w:tab w:val="num" w:pos="5029"/>
        </w:tabs>
        <w:ind w:left="5029" w:hanging="360"/>
      </w:pPr>
      <w:rPr>
        <w:rFonts w:ascii="Symbol" w:hAnsi="Symbol" w:hint="default"/>
      </w:rPr>
    </w:lvl>
    <w:lvl w:ilvl="7" w:tplc="04090003" w:tentative="1">
      <w:start w:val="1"/>
      <w:numFmt w:val="bullet"/>
      <w:lvlText w:val="o"/>
      <w:lvlJc w:val="left"/>
      <w:pPr>
        <w:tabs>
          <w:tab w:val="num" w:pos="5749"/>
        </w:tabs>
        <w:ind w:left="5749" w:hanging="360"/>
      </w:pPr>
      <w:rPr>
        <w:rFonts w:ascii="Courier New" w:hAnsi="Courier New" w:cs="Courier New" w:hint="default"/>
      </w:rPr>
    </w:lvl>
    <w:lvl w:ilvl="8" w:tplc="04090005" w:tentative="1">
      <w:start w:val="1"/>
      <w:numFmt w:val="bullet"/>
      <w:lvlText w:val=""/>
      <w:lvlJc w:val="left"/>
      <w:pPr>
        <w:tabs>
          <w:tab w:val="num" w:pos="6469"/>
        </w:tabs>
        <w:ind w:left="6469" w:hanging="360"/>
      </w:pPr>
      <w:rPr>
        <w:rFonts w:ascii="Wingdings" w:hAnsi="Wingdings" w:hint="default"/>
      </w:rPr>
    </w:lvl>
  </w:abstractNum>
  <w:abstractNum w:abstractNumId="5" w15:restartNumberingAfterBreak="0">
    <w:nsid w:val="178C1286"/>
    <w:multiLevelType w:val="hybridMultilevel"/>
    <w:tmpl w:val="26B0774C"/>
    <w:lvl w:ilvl="0" w:tplc="843207D8">
      <w:start w:val="1"/>
      <w:numFmt w:val="decimalZero"/>
      <w:lvlText w:val="%1-"/>
      <w:lvlJc w:val="left"/>
      <w:pPr>
        <w:ind w:left="720" w:hanging="360"/>
      </w:pPr>
      <w:rPr>
        <w:rFonts w:hint="default"/>
        <w:i/>
        <w:color w:val="0000F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8582293"/>
    <w:multiLevelType w:val="hybridMultilevel"/>
    <w:tmpl w:val="2542A0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BB7313"/>
    <w:multiLevelType w:val="hybridMultilevel"/>
    <w:tmpl w:val="F0D60AE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E07F43"/>
    <w:multiLevelType w:val="hybridMultilevel"/>
    <w:tmpl w:val="03C28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563DBF"/>
    <w:multiLevelType w:val="hybridMultilevel"/>
    <w:tmpl w:val="13B68D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C01AFE"/>
    <w:multiLevelType w:val="hybridMultilevel"/>
    <w:tmpl w:val="7EA86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7D35B9"/>
    <w:multiLevelType w:val="multilevel"/>
    <w:tmpl w:val="4B2A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9B0228"/>
    <w:multiLevelType w:val="hybridMultilevel"/>
    <w:tmpl w:val="B5B4685E"/>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15:restartNumberingAfterBreak="0">
    <w:nsid w:val="369D64F5"/>
    <w:multiLevelType w:val="singleLevel"/>
    <w:tmpl w:val="641AD2D4"/>
    <w:lvl w:ilvl="0">
      <w:start w:val="1"/>
      <w:numFmt w:val="decimal"/>
      <w:pStyle w:val="Listaconnmeros"/>
      <w:lvlText w:val="%1."/>
      <w:lvlJc w:val="left"/>
      <w:pPr>
        <w:tabs>
          <w:tab w:val="num" w:pos="720"/>
        </w:tabs>
        <w:ind w:left="720" w:hanging="720"/>
      </w:pPr>
      <w:rPr>
        <w:rFonts w:hint="default"/>
      </w:rPr>
    </w:lvl>
  </w:abstractNum>
  <w:abstractNum w:abstractNumId="14" w15:restartNumberingAfterBreak="0">
    <w:nsid w:val="39CB67FA"/>
    <w:multiLevelType w:val="hybridMultilevel"/>
    <w:tmpl w:val="6CE614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534F46"/>
    <w:multiLevelType w:val="hybridMultilevel"/>
    <w:tmpl w:val="DE48FB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DE30CA"/>
    <w:multiLevelType w:val="hybridMultilevel"/>
    <w:tmpl w:val="F0FE0960"/>
    <w:lvl w:ilvl="0" w:tplc="04090001">
      <w:start w:val="1"/>
      <w:numFmt w:val="bullet"/>
      <w:lvlText w:val=""/>
      <w:lvlJc w:val="left"/>
      <w:pPr>
        <w:tabs>
          <w:tab w:val="num" w:pos="720"/>
        </w:tabs>
        <w:ind w:left="720" w:hanging="360"/>
      </w:pPr>
      <w:rPr>
        <w:rFonts w:ascii="Symbol" w:hAnsi="Symbol" w:hint="default"/>
      </w:rPr>
    </w:lvl>
    <w:lvl w:ilvl="1" w:tplc="8CA2BDE0">
      <w:start w:val="1"/>
      <w:numFmt w:val="bullet"/>
      <w:lvlText w:val=""/>
      <w:lvlJc w:val="left"/>
      <w:pPr>
        <w:tabs>
          <w:tab w:val="num" w:pos="1440"/>
        </w:tabs>
        <w:ind w:left="1287" w:hanging="207"/>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333B71"/>
    <w:multiLevelType w:val="hybridMultilevel"/>
    <w:tmpl w:val="37DEBF6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4DB2073"/>
    <w:multiLevelType w:val="hybridMultilevel"/>
    <w:tmpl w:val="0EDAFF1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D944F4D"/>
    <w:multiLevelType w:val="multilevel"/>
    <w:tmpl w:val="298EB18E"/>
    <w:lvl w:ilvl="0">
      <w:start w:val="1"/>
      <w:numFmt w:val="bullet"/>
      <w:lvlText w:val=""/>
      <w:lvlJc w:val="left"/>
      <w:pPr>
        <w:tabs>
          <w:tab w:val="num" w:pos="709"/>
        </w:tabs>
        <w:ind w:left="709" w:hanging="360"/>
      </w:pPr>
      <w:rPr>
        <w:rFonts w:ascii="Symbol" w:hAnsi="Symbol" w:hint="default"/>
      </w:rPr>
    </w:lvl>
    <w:lvl w:ilvl="1">
      <w:start w:val="1"/>
      <w:numFmt w:val="bullet"/>
      <w:lvlText w:val="o"/>
      <w:lvlJc w:val="left"/>
      <w:pPr>
        <w:tabs>
          <w:tab w:val="num" w:pos="1429"/>
        </w:tabs>
        <w:ind w:left="1429" w:hanging="360"/>
      </w:pPr>
      <w:rPr>
        <w:rFonts w:ascii="Courier New" w:hAnsi="Courier New" w:cs="Courier New" w:hint="default"/>
      </w:rPr>
    </w:lvl>
    <w:lvl w:ilvl="2">
      <w:start w:val="1"/>
      <w:numFmt w:val="bullet"/>
      <w:lvlText w:val=""/>
      <w:lvlJc w:val="left"/>
      <w:pPr>
        <w:tabs>
          <w:tab w:val="num" w:pos="2149"/>
        </w:tabs>
        <w:ind w:left="2149" w:hanging="360"/>
      </w:pPr>
      <w:rPr>
        <w:rFonts w:ascii="Wingdings" w:hAnsi="Wingdings" w:hint="default"/>
      </w:rPr>
    </w:lvl>
    <w:lvl w:ilvl="3">
      <w:start w:val="1"/>
      <w:numFmt w:val="bullet"/>
      <w:lvlText w:val=""/>
      <w:lvlJc w:val="left"/>
      <w:pPr>
        <w:tabs>
          <w:tab w:val="num" w:pos="2869"/>
        </w:tabs>
        <w:ind w:left="2869" w:hanging="360"/>
      </w:pPr>
      <w:rPr>
        <w:rFonts w:ascii="Symbol" w:hAnsi="Symbol" w:hint="default"/>
      </w:rPr>
    </w:lvl>
    <w:lvl w:ilvl="4">
      <w:start w:val="1"/>
      <w:numFmt w:val="bullet"/>
      <w:lvlText w:val="o"/>
      <w:lvlJc w:val="left"/>
      <w:pPr>
        <w:tabs>
          <w:tab w:val="num" w:pos="3589"/>
        </w:tabs>
        <w:ind w:left="3589" w:hanging="360"/>
      </w:pPr>
      <w:rPr>
        <w:rFonts w:ascii="Courier New" w:hAnsi="Courier New" w:cs="Courier New" w:hint="default"/>
      </w:rPr>
    </w:lvl>
    <w:lvl w:ilvl="5">
      <w:start w:val="1"/>
      <w:numFmt w:val="bullet"/>
      <w:lvlText w:val=""/>
      <w:lvlJc w:val="left"/>
      <w:pPr>
        <w:tabs>
          <w:tab w:val="num" w:pos="4309"/>
        </w:tabs>
        <w:ind w:left="4309" w:hanging="360"/>
      </w:pPr>
      <w:rPr>
        <w:rFonts w:ascii="Wingdings" w:hAnsi="Wingdings" w:hint="default"/>
      </w:rPr>
    </w:lvl>
    <w:lvl w:ilvl="6">
      <w:start w:val="1"/>
      <w:numFmt w:val="bullet"/>
      <w:lvlText w:val=""/>
      <w:lvlJc w:val="left"/>
      <w:pPr>
        <w:tabs>
          <w:tab w:val="num" w:pos="5029"/>
        </w:tabs>
        <w:ind w:left="5029" w:hanging="360"/>
      </w:pPr>
      <w:rPr>
        <w:rFonts w:ascii="Symbol" w:hAnsi="Symbol" w:hint="default"/>
      </w:rPr>
    </w:lvl>
    <w:lvl w:ilvl="7">
      <w:start w:val="1"/>
      <w:numFmt w:val="bullet"/>
      <w:lvlText w:val="o"/>
      <w:lvlJc w:val="left"/>
      <w:pPr>
        <w:tabs>
          <w:tab w:val="num" w:pos="5749"/>
        </w:tabs>
        <w:ind w:left="5749" w:hanging="360"/>
      </w:pPr>
      <w:rPr>
        <w:rFonts w:ascii="Courier New" w:hAnsi="Courier New" w:cs="Courier New" w:hint="default"/>
      </w:rPr>
    </w:lvl>
    <w:lvl w:ilvl="8">
      <w:start w:val="1"/>
      <w:numFmt w:val="bullet"/>
      <w:lvlText w:val=""/>
      <w:lvlJc w:val="left"/>
      <w:pPr>
        <w:tabs>
          <w:tab w:val="num" w:pos="6469"/>
        </w:tabs>
        <w:ind w:left="6469" w:hanging="360"/>
      </w:pPr>
      <w:rPr>
        <w:rFonts w:ascii="Wingdings" w:hAnsi="Wingdings" w:hint="default"/>
      </w:rPr>
    </w:lvl>
  </w:abstractNum>
  <w:abstractNum w:abstractNumId="20" w15:restartNumberingAfterBreak="0">
    <w:nsid w:val="72D537FB"/>
    <w:multiLevelType w:val="hybridMultilevel"/>
    <w:tmpl w:val="976699E6"/>
    <w:lvl w:ilvl="0" w:tplc="415E2EFE">
      <w:start w:val="1"/>
      <w:numFmt w:val="bullet"/>
      <w:lvlText w:val=""/>
      <w:lvlJc w:val="left"/>
      <w:pPr>
        <w:tabs>
          <w:tab w:val="num" w:pos="709"/>
        </w:tabs>
        <w:ind w:left="709" w:hanging="360"/>
      </w:pPr>
      <w:rPr>
        <w:rFonts w:ascii="Symbol" w:hAnsi="Symbol" w:hint="default"/>
        <w:color w:val="0000FF"/>
        <w:sz w:val="16"/>
        <w:szCs w:val="16"/>
      </w:rPr>
    </w:lvl>
    <w:lvl w:ilvl="1" w:tplc="04090003">
      <w:start w:val="1"/>
      <w:numFmt w:val="bullet"/>
      <w:lvlText w:val="o"/>
      <w:lvlJc w:val="left"/>
      <w:pPr>
        <w:tabs>
          <w:tab w:val="num" w:pos="1429"/>
        </w:tabs>
        <w:ind w:left="1429" w:hanging="360"/>
      </w:pPr>
      <w:rPr>
        <w:rFonts w:ascii="Courier New" w:hAnsi="Courier New" w:cs="Courier New" w:hint="default"/>
      </w:rPr>
    </w:lvl>
    <w:lvl w:ilvl="2" w:tplc="04090005">
      <w:start w:val="1"/>
      <w:numFmt w:val="bullet"/>
      <w:lvlText w:val=""/>
      <w:lvlJc w:val="left"/>
      <w:pPr>
        <w:tabs>
          <w:tab w:val="num" w:pos="2149"/>
        </w:tabs>
        <w:ind w:left="2149" w:hanging="360"/>
      </w:pPr>
      <w:rPr>
        <w:rFonts w:ascii="Wingdings" w:hAnsi="Wingdings" w:hint="default"/>
      </w:rPr>
    </w:lvl>
    <w:lvl w:ilvl="3" w:tplc="04090001">
      <w:start w:val="1"/>
      <w:numFmt w:val="bullet"/>
      <w:lvlText w:val=""/>
      <w:lvlJc w:val="left"/>
      <w:pPr>
        <w:tabs>
          <w:tab w:val="num" w:pos="2869"/>
        </w:tabs>
        <w:ind w:left="2869" w:hanging="360"/>
      </w:pPr>
      <w:rPr>
        <w:rFonts w:ascii="Symbol" w:hAnsi="Symbol" w:hint="default"/>
      </w:rPr>
    </w:lvl>
    <w:lvl w:ilvl="4" w:tplc="04090003" w:tentative="1">
      <w:start w:val="1"/>
      <w:numFmt w:val="bullet"/>
      <w:lvlText w:val="o"/>
      <w:lvlJc w:val="left"/>
      <w:pPr>
        <w:tabs>
          <w:tab w:val="num" w:pos="3589"/>
        </w:tabs>
        <w:ind w:left="3589" w:hanging="360"/>
      </w:pPr>
      <w:rPr>
        <w:rFonts w:ascii="Courier New" w:hAnsi="Courier New" w:cs="Courier New" w:hint="default"/>
      </w:rPr>
    </w:lvl>
    <w:lvl w:ilvl="5" w:tplc="04090005" w:tentative="1">
      <w:start w:val="1"/>
      <w:numFmt w:val="bullet"/>
      <w:lvlText w:val=""/>
      <w:lvlJc w:val="left"/>
      <w:pPr>
        <w:tabs>
          <w:tab w:val="num" w:pos="4309"/>
        </w:tabs>
        <w:ind w:left="4309" w:hanging="360"/>
      </w:pPr>
      <w:rPr>
        <w:rFonts w:ascii="Wingdings" w:hAnsi="Wingdings" w:hint="default"/>
      </w:rPr>
    </w:lvl>
    <w:lvl w:ilvl="6" w:tplc="04090001" w:tentative="1">
      <w:start w:val="1"/>
      <w:numFmt w:val="bullet"/>
      <w:lvlText w:val=""/>
      <w:lvlJc w:val="left"/>
      <w:pPr>
        <w:tabs>
          <w:tab w:val="num" w:pos="5029"/>
        </w:tabs>
        <w:ind w:left="5029" w:hanging="360"/>
      </w:pPr>
      <w:rPr>
        <w:rFonts w:ascii="Symbol" w:hAnsi="Symbol" w:hint="default"/>
      </w:rPr>
    </w:lvl>
    <w:lvl w:ilvl="7" w:tplc="04090003" w:tentative="1">
      <w:start w:val="1"/>
      <w:numFmt w:val="bullet"/>
      <w:lvlText w:val="o"/>
      <w:lvlJc w:val="left"/>
      <w:pPr>
        <w:tabs>
          <w:tab w:val="num" w:pos="5749"/>
        </w:tabs>
        <w:ind w:left="5749" w:hanging="360"/>
      </w:pPr>
      <w:rPr>
        <w:rFonts w:ascii="Courier New" w:hAnsi="Courier New" w:cs="Courier New" w:hint="default"/>
      </w:rPr>
    </w:lvl>
    <w:lvl w:ilvl="8" w:tplc="04090005" w:tentative="1">
      <w:start w:val="1"/>
      <w:numFmt w:val="bullet"/>
      <w:lvlText w:val=""/>
      <w:lvlJc w:val="left"/>
      <w:pPr>
        <w:tabs>
          <w:tab w:val="num" w:pos="6469"/>
        </w:tabs>
        <w:ind w:left="6469" w:hanging="360"/>
      </w:pPr>
      <w:rPr>
        <w:rFonts w:ascii="Wingdings" w:hAnsi="Wingdings" w:hint="default"/>
      </w:rPr>
    </w:lvl>
  </w:abstractNum>
  <w:abstractNum w:abstractNumId="21" w15:restartNumberingAfterBreak="0">
    <w:nsid w:val="79046912"/>
    <w:multiLevelType w:val="hybridMultilevel"/>
    <w:tmpl w:val="0D105FC8"/>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A4568EA"/>
    <w:multiLevelType w:val="hybridMultilevel"/>
    <w:tmpl w:val="60A61EB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B0543AC"/>
    <w:multiLevelType w:val="hybridMultilevel"/>
    <w:tmpl w:val="80D4D1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B2E651C"/>
    <w:multiLevelType w:val="hybridMultilevel"/>
    <w:tmpl w:val="54D6EA22"/>
    <w:lvl w:ilvl="0" w:tplc="5EEAC356">
      <w:start w:val="1"/>
      <w:numFmt w:val="bullet"/>
      <w:pStyle w:val="InfoBluebulleted"/>
      <w:lvlText w:val=""/>
      <w:lvlJc w:val="left"/>
      <w:pPr>
        <w:tabs>
          <w:tab w:val="num" w:pos="720"/>
        </w:tabs>
        <w:ind w:left="720"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
  </w:num>
  <w:num w:numId="3">
    <w:abstractNumId w:val="0"/>
  </w:num>
  <w:num w:numId="4">
    <w:abstractNumId w:val="13"/>
  </w:num>
  <w:num w:numId="5">
    <w:abstractNumId w:val="1"/>
  </w:num>
  <w:num w:numId="6">
    <w:abstractNumId w:val="13"/>
  </w:num>
  <w:num w:numId="7">
    <w:abstractNumId w:val="9"/>
  </w:num>
  <w:num w:numId="8">
    <w:abstractNumId w:val="15"/>
  </w:num>
  <w:num w:numId="9">
    <w:abstractNumId w:val="8"/>
  </w:num>
  <w:num w:numId="10">
    <w:abstractNumId w:val="23"/>
  </w:num>
  <w:num w:numId="11">
    <w:abstractNumId w:val="10"/>
  </w:num>
  <w:num w:numId="12">
    <w:abstractNumId w:val="4"/>
  </w:num>
  <w:num w:numId="13">
    <w:abstractNumId w:val="19"/>
  </w:num>
  <w:num w:numId="14">
    <w:abstractNumId w:val="20"/>
  </w:num>
  <w:num w:numId="15">
    <w:abstractNumId w:val="7"/>
  </w:num>
  <w:num w:numId="16">
    <w:abstractNumId w:val="16"/>
  </w:num>
  <w:num w:numId="17">
    <w:abstractNumId w:val="14"/>
  </w:num>
  <w:num w:numId="18">
    <w:abstractNumId w:val="2"/>
  </w:num>
  <w:num w:numId="19">
    <w:abstractNumId w:val="6"/>
  </w:num>
  <w:num w:numId="20">
    <w:abstractNumId w:val="18"/>
  </w:num>
  <w:num w:numId="21">
    <w:abstractNumId w:val="5"/>
  </w:num>
  <w:num w:numId="22">
    <w:abstractNumId w:val="21"/>
  </w:num>
  <w:num w:numId="23">
    <w:abstractNumId w:val="24"/>
  </w:num>
  <w:num w:numId="24">
    <w:abstractNumId w:val="22"/>
  </w:num>
  <w:num w:numId="25">
    <w:abstractNumId w:val="3"/>
  </w:num>
  <w:num w:numId="26">
    <w:abstractNumId w:val="11"/>
  </w:num>
  <w:num w:numId="27">
    <w:abstractNumId w:val="12"/>
  </w:num>
  <w:num w:numId="2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GEL RAMIREZ MANCERA">
    <w15:presenceInfo w15:providerId="AD" w15:userId="S::angel.ramirez@syesoftware.com::8b749126-b0b8-4bc6-9cd9-40b54de98cc5"/>
  </w15:person>
  <w15:person w15:author="Jesús Hernández Riwes Cruz">
    <w15:presenceInfo w15:providerId="AD" w15:userId="S-1-5-21-3375358327-216123048-2819549418-254486"/>
  </w15:person>
  <w15:person w15:author="JORGE ABEL BOLAÑOS NILA">
    <w15:presenceInfo w15:providerId="AD" w15:userId="S-1-12-1-3103570641-1152941280-3353665926-3497692089"/>
  </w15:person>
  <w15:person w15:author="Qualtop">
    <w15:presenceInfo w15:providerId="None" w15:userId="Qualtop"/>
  </w15:person>
  <w15:person w15:author="Sat Sye8">
    <w15:presenceInfo w15:providerId="None" w15:userId="Sat Sy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14D"/>
    <w:rsid w:val="00000E90"/>
    <w:rsid w:val="00002E49"/>
    <w:rsid w:val="00004B45"/>
    <w:rsid w:val="000065DC"/>
    <w:rsid w:val="00011044"/>
    <w:rsid w:val="00020D26"/>
    <w:rsid w:val="000364E5"/>
    <w:rsid w:val="00043530"/>
    <w:rsid w:val="000448B4"/>
    <w:rsid w:val="00052525"/>
    <w:rsid w:val="00054977"/>
    <w:rsid w:val="00057827"/>
    <w:rsid w:val="00057F91"/>
    <w:rsid w:val="00060A8C"/>
    <w:rsid w:val="00061512"/>
    <w:rsid w:val="0006524C"/>
    <w:rsid w:val="00066D76"/>
    <w:rsid w:val="000726B5"/>
    <w:rsid w:val="00076A7F"/>
    <w:rsid w:val="00084DE8"/>
    <w:rsid w:val="00086F76"/>
    <w:rsid w:val="0008772E"/>
    <w:rsid w:val="0009099C"/>
    <w:rsid w:val="00091B47"/>
    <w:rsid w:val="00092B20"/>
    <w:rsid w:val="00092DF5"/>
    <w:rsid w:val="00095AB4"/>
    <w:rsid w:val="000A024A"/>
    <w:rsid w:val="000B5C47"/>
    <w:rsid w:val="000D4C4F"/>
    <w:rsid w:val="000E0DFA"/>
    <w:rsid w:val="000E7F88"/>
    <w:rsid w:val="000F657B"/>
    <w:rsid w:val="000F6796"/>
    <w:rsid w:val="000F7604"/>
    <w:rsid w:val="00100A03"/>
    <w:rsid w:val="00105B17"/>
    <w:rsid w:val="00113BD7"/>
    <w:rsid w:val="001165E8"/>
    <w:rsid w:val="00132B36"/>
    <w:rsid w:val="00135C04"/>
    <w:rsid w:val="001430F0"/>
    <w:rsid w:val="00150042"/>
    <w:rsid w:val="0015790D"/>
    <w:rsid w:val="00164472"/>
    <w:rsid w:val="00177818"/>
    <w:rsid w:val="00184237"/>
    <w:rsid w:val="00184354"/>
    <w:rsid w:val="00184482"/>
    <w:rsid w:val="00191A0D"/>
    <w:rsid w:val="00196335"/>
    <w:rsid w:val="001A7AA6"/>
    <w:rsid w:val="001B281B"/>
    <w:rsid w:val="001C0FD7"/>
    <w:rsid w:val="001C17EC"/>
    <w:rsid w:val="001C2ED1"/>
    <w:rsid w:val="001C31CE"/>
    <w:rsid w:val="001C3744"/>
    <w:rsid w:val="001D18A9"/>
    <w:rsid w:val="001D7594"/>
    <w:rsid w:val="001D7D31"/>
    <w:rsid w:val="001E16A4"/>
    <w:rsid w:val="001E7354"/>
    <w:rsid w:val="001F32CB"/>
    <w:rsid w:val="00203CB3"/>
    <w:rsid w:val="0020420B"/>
    <w:rsid w:val="002049A4"/>
    <w:rsid w:val="002062AB"/>
    <w:rsid w:val="002066F7"/>
    <w:rsid w:val="002131BD"/>
    <w:rsid w:val="002202E9"/>
    <w:rsid w:val="00221BE3"/>
    <w:rsid w:val="00227429"/>
    <w:rsid w:val="00232656"/>
    <w:rsid w:val="002343B3"/>
    <w:rsid w:val="0023506F"/>
    <w:rsid w:val="00237561"/>
    <w:rsid w:val="00252196"/>
    <w:rsid w:val="0025714D"/>
    <w:rsid w:val="00267DF2"/>
    <w:rsid w:val="00275224"/>
    <w:rsid w:val="00280CCC"/>
    <w:rsid w:val="00280D74"/>
    <w:rsid w:val="0028275D"/>
    <w:rsid w:val="00282928"/>
    <w:rsid w:val="002963E5"/>
    <w:rsid w:val="002972DC"/>
    <w:rsid w:val="002A4EE3"/>
    <w:rsid w:val="002A7710"/>
    <w:rsid w:val="002B65BB"/>
    <w:rsid w:val="002B6FA5"/>
    <w:rsid w:val="002B7410"/>
    <w:rsid w:val="002C0C21"/>
    <w:rsid w:val="002C0F05"/>
    <w:rsid w:val="002C41FD"/>
    <w:rsid w:val="002C48B1"/>
    <w:rsid w:val="002C5B24"/>
    <w:rsid w:val="002D0088"/>
    <w:rsid w:val="002D24A2"/>
    <w:rsid w:val="002D294A"/>
    <w:rsid w:val="002D3A2D"/>
    <w:rsid w:val="002D6E6B"/>
    <w:rsid w:val="002D7F08"/>
    <w:rsid w:val="002E45BB"/>
    <w:rsid w:val="002F451E"/>
    <w:rsid w:val="002F59E4"/>
    <w:rsid w:val="00300B99"/>
    <w:rsid w:val="00306E2C"/>
    <w:rsid w:val="0031072D"/>
    <w:rsid w:val="00317D09"/>
    <w:rsid w:val="003257FA"/>
    <w:rsid w:val="0033190C"/>
    <w:rsid w:val="003323C6"/>
    <w:rsid w:val="00332622"/>
    <w:rsid w:val="00333737"/>
    <w:rsid w:val="00335902"/>
    <w:rsid w:val="00340DBB"/>
    <w:rsid w:val="00343C69"/>
    <w:rsid w:val="00343FBA"/>
    <w:rsid w:val="00350D45"/>
    <w:rsid w:val="00376BF4"/>
    <w:rsid w:val="0038112E"/>
    <w:rsid w:val="00383E45"/>
    <w:rsid w:val="00391078"/>
    <w:rsid w:val="00391C5B"/>
    <w:rsid w:val="00395EE3"/>
    <w:rsid w:val="00397B9B"/>
    <w:rsid w:val="003B08E5"/>
    <w:rsid w:val="003B36D3"/>
    <w:rsid w:val="003C632E"/>
    <w:rsid w:val="003D1CCE"/>
    <w:rsid w:val="003D23EE"/>
    <w:rsid w:val="003D26A9"/>
    <w:rsid w:val="003D77E2"/>
    <w:rsid w:val="003E1C35"/>
    <w:rsid w:val="003E5E6B"/>
    <w:rsid w:val="003F0330"/>
    <w:rsid w:val="003F6682"/>
    <w:rsid w:val="0040069F"/>
    <w:rsid w:val="00402148"/>
    <w:rsid w:val="00410ECF"/>
    <w:rsid w:val="00413F8F"/>
    <w:rsid w:val="00414CC8"/>
    <w:rsid w:val="004153CC"/>
    <w:rsid w:val="00424CA0"/>
    <w:rsid w:val="00427503"/>
    <w:rsid w:val="0043052C"/>
    <w:rsid w:val="00431C06"/>
    <w:rsid w:val="0043614B"/>
    <w:rsid w:val="00440016"/>
    <w:rsid w:val="00440A78"/>
    <w:rsid w:val="00445A8E"/>
    <w:rsid w:val="00452427"/>
    <w:rsid w:val="00452BF4"/>
    <w:rsid w:val="00454CC1"/>
    <w:rsid w:val="00460626"/>
    <w:rsid w:val="004612E8"/>
    <w:rsid w:val="0048102E"/>
    <w:rsid w:val="004959EE"/>
    <w:rsid w:val="004A4A28"/>
    <w:rsid w:val="004A6C94"/>
    <w:rsid w:val="004A70B8"/>
    <w:rsid w:val="004B1C42"/>
    <w:rsid w:val="004B49CD"/>
    <w:rsid w:val="004B6F0D"/>
    <w:rsid w:val="004C08A6"/>
    <w:rsid w:val="004D0D30"/>
    <w:rsid w:val="004D1B56"/>
    <w:rsid w:val="004D29F0"/>
    <w:rsid w:val="004D49AE"/>
    <w:rsid w:val="004D7C50"/>
    <w:rsid w:val="004D7F2D"/>
    <w:rsid w:val="004E0626"/>
    <w:rsid w:val="004E3C05"/>
    <w:rsid w:val="004F4DB3"/>
    <w:rsid w:val="004F51AB"/>
    <w:rsid w:val="005042DC"/>
    <w:rsid w:val="005172A6"/>
    <w:rsid w:val="0052298C"/>
    <w:rsid w:val="00524FDB"/>
    <w:rsid w:val="005353EB"/>
    <w:rsid w:val="00535E05"/>
    <w:rsid w:val="00541DBB"/>
    <w:rsid w:val="00544999"/>
    <w:rsid w:val="00551D7B"/>
    <w:rsid w:val="00555310"/>
    <w:rsid w:val="005609B0"/>
    <w:rsid w:val="00564EE8"/>
    <w:rsid w:val="005725A5"/>
    <w:rsid w:val="00572D34"/>
    <w:rsid w:val="005734DC"/>
    <w:rsid w:val="005757C2"/>
    <w:rsid w:val="005769FB"/>
    <w:rsid w:val="00581C0A"/>
    <w:rsid w:val="00593017"/>
    <w:rsid w:val="00597035"/>
    <w:rsid w:val="00597C7C"/>
    <w:rsid w:val="005A4C89"/>
    <w:rsid w:val="005A6994"/>
    <w:rsid w:val="005B6C93"/>
    <w:rsid w:val="005B71AD"/>
    <w:rsid w:val="005C2D6B"/>
    <w:rsid w:val="005D6314"/>
    <w:rsid w:val="005E3A34"/>
    <w:rsid w:val="005E6AD3"/>
    <w:rsid w:val="005E7872"/>
    <w:rsid w:val="00600DD4"/>
    <w:rsid w:val="006014B8"/>
    <w:rsid w:val="00603657"/>
    <w:rsid w:val="0060701D"/>
    <w:rsid w:val="006102C5"/>
    <w:rsid w:val="00621186"/>
    <w:rsid w:val="00631ED9"/>
    <w:rsid w:val="006325D6"/>
    <w:rsid w:val="00632E19"/>
    <w:rsid w:val="0063575A"/>
    <w:rsid w:val="0064396E"/>
    <w:rsid w:val="006467C3"/>
    <w:rsid w:val="00647927"/>
    <w:rsid w:val="00653505"/>
    <w:rsid w:val="006657BC"/>
    <w:rsid w:val="006702DE"/>
    <w:rsid w:val="00670479"/>
    <w:rsid w:val="00670AD4"/>
    <w:rsid w:val="00673CFD"/>
    <w:rsid w:val="00682DC0"/>
    <w:rsid w:val="0068482F"/>
    <w:rsid w:val="00691B32"/>
    <w:rsid w:val="006973AC"/>
    <w:rsid w:val="006A1118"/>
    <w:rsid w:val="006A2390"/>
    <w:rsid w:val="006A7FCD"/>
    <w:rsid w:val="006B13A9"/>
    <w:rsid w:val="006B627C"/>
    <w:rsid w:val="006C07CA"/>
    <w:rsid w:val="006C164C"/>
    <w:rsid w:val="006C2C90"/>
    <w:rsid w:val="006C3E46"/>
    <w:rsid w:val="006E4A2A"/>
    <w:rsid w:val="006F2EB1"/>
    <w:rsid w:val="006F6B60"/>
    <w:rsid w:val="00700AF2"/>
    <w:rsid w:val="00703176"/>
    <w:rsid w:val="00707191"/>
    <w:rsid w:val="00710787"/>
    <w:rsid w:val="007257A1"/>
    <w:rsid w:val="00726B83"/>
    <w:rsid w:val="00733581"/>
    <w:rsid w:val="0073449D"/>
    <w:rsid w:val="007357A2"/>
    <w:rsid w:val="0074437B"/>
    <w:rsid w:val="00750764"/>
    <w:rsid w:val="00752667"/>
    <w:rsid w:val="00755727"/>
    <w:rsid w:val="007601FA"/>
    <w:rsid w:val="00767334"/>
    <w:rsid w:val="00777C0B"/>
    <w:rsid w:val="00784486"/>
    <w:rsid w:val="00786E37"/>
    <w:rsid w:val="00790FD8"/>
    <w:rsid w:val="00791D70"/>
    <w:rsid w:val="007A14E6"/>
    <w:rsid w:val="007D5559"/>
    <w:rsid w:val="007D5FB9"/>
    <w:rsid w:val="007D77A0"/>
    <w:rsid w:val="007E0CB7"/>
    <w:rsid w:val="007E5F65"/>
    <w:rsid w:val="007F2E6E"/>
    <w:rsid w:val="007F6D4E"/>
    <w:rsid w:val="007F7FFE"/>
    <w:rsid w:val="00800FC1"/>
    <w:rsid w:val="0081193C"/>
    <w:rsid w:val="0081363B"/>
    <w:rsid w:val="008146F7"/>
    <w:rsid w:val="0082415D"/>
    <w:rsid w:val="008311E0"/>
    <w:rsid w:val="00836256"/>
    <w:rsid w:val="0084573A"/>
    <w:rsid w:val="008458AB"/>
    <w:rsid w:val="008470F5"/>
    <w:rsid w:val="00850C99"/>
    <w:rsid w:val="0085631D"/>
    <w:rsid w:val="008605CF"/>
    <w:rsid w:val="00860D9B"/>
    <w:rsid w:val="008649AC"/>
    <w:rsid w:val="00872345"/>
    <w:rsid w:val="0087486A"/>
    <w:rsid w:val="008813BA"/>
    <w:rsid w:val="008831EA"/>
    <w:rsid w:val="008855D4"/>
    <w:rsid w:val="008B1B61"/>
    <w:rsid w:val="008B5AA2"/>
    <w:rsid w:val="008B6F3A"/>
    <w:rsid w:val="008C3825"/>
    <w:rsid w:val="008C558B"/>
    <w:rsid w:val="008C742C"/>
    <w:rsid w:val="008D1000"/>
    <w:rsid w:val="008D384D"/>
    <w:rsid w:val="008D532B"/>
    <w:rsid w:val="008E4D5B"/>
    <w:rsid w:val="008E60B3"/>
    <w:rsid w:val="008F3093"/>
    <w:rsid w:val="008F627E"/>
    <w:rsid w:val="00901589"/>
    <w:rsid w:val="009020F8"/>
    <w:rsid w:val="00902ABE"/>
    <w:rsid w:val="0090419D"/>
    <w:rsid w:val="00904454"/>
    <w:rsid w:val="00905FF3"/>
    <w:rsid w:val="00913E9F"/>
    <w:rsid w:val="00936D8A"/>
    <w:rsid w:val="00940FF9"/>
    <w:rsid w:val="00944C91"/>
    <w:rsid w:val="0096092B"/>
    <w:rsid w:val="009667E6"/>
    <w:rsid w:val="00971637"/>
    <w:rsid w:val="00976F26"/>
    <w:rsid w:val="009808E9"/>
    <w:rsid w:val="009814BC"/>
    <w:rsid w:val="009820DD"/>
    <w:rsid w:val="009869CA"/>
    <w:rsid w:val="00992FE6"/>
    <w:rsid w:val="00994734"/>
    <w:rsid w:val="009A347D"/>
    <w:rsid w:val="009A72BA"/>
    <w:rsid w:val="009B57BB"/>
    <w:rsid w:val="009D68D6"/>
    <w:rsid w:val="009F5220"/>
    <w:rsid w:val="009F75C5"/>
    <w:rsid w:val="00A05779"/>
    <w:rsid w:val="00A1090E"/>
    <w:rsid w:val="00A1162B"/>
    <w:rsid w:val="00A11DB8"/>
    <w:rsid w:val="00A131B5"/>
    <w:rsid w:val="00A13665"/>
    <w:rsid w:val="00A15F65"/>
    <w:rsid w:val="00A166ED"/>
    <w:rsid w:val="00A27984"/>
    <w:rsid w:val="00A3000F"/>
    <w:rsid w:val="00A316E9"/>
    <w:rsid w:val="00A33106"/>
    <w:rsid w:val="00A37CD6"/>
    <w:rsid w:val="00A56641"/>
    <w:rsid w:val="00A6663E"/>
    <w:rsid w:val="00A719FF"/>
    <w:rsid w:val="00A742D2"/>
    <w:rsid w:val="00A74770"/>
    <w:rsid w:val="00A74AA4"/>
    <w:rsid w:val="00A8610C"/>
    <w:rsid w:val="00A90496"/>
    <w:rsid w:val="00A957B7"/>
    <w:rsid w:val="00A967E6"/>
    <w:rsid w:val="00A96892"/>
    <w:rsid w:val="00AA5423"/>
    <w:rsid w:val="00AB282C"/>
    <w:rsid w:val="00AB79D2"/>
    <w:rsid w:val="00AC02C1"/>
    <w:rsid w:val="00AC2BD5"/>
    <w:rsid w:val="00AD19F8"/>
    <w:rsid w:val="00AD2558"/>
    <w:rsid w:val="00AE3EA4"/>
    <w:rsid w:val="00AF1CF7"/>
    <w:rsid w:val="00AF21DE"/>
    <w:rsid w:val="00B00A12"/>
    <w:rsid w:val="00B01E18"/>
    <w:rsid w:val="00B048D8"/>
    <w:rsid w:val="00B151C1"/>
    <w:rsid w:val="00B37D06"/>
    <w:rsid w:val="00B43A21"/>
    <w:rsid w:val="00B43C0D"/>
    <w:rsid w:val="00B43C81"/>
    <w:rsid w:val="00B53516"/>
    <w:rsid w:val="00B62B98"/>
    <w:rsid w:val="00B7625C"/>
    <w:rsid w:val="00B76565"/>
    <w:rsid w:val="00B8175A"/>
    <w:rsid w:val="00B83617"/>
    <w:rsid w:val="00B84F14"/>
    <w:rsid w:val="00B87DE3"/>
    <w:rsid w:val="00B96702"/>
    <w:rsid w:val="00BB0BF2"/>
    <w:rsid w:val="00BB295D"/>
    <w:rsid w:val="00BB3314"/>
    <w:rsid w:val="00BB5447"/>
    <w:rsid w:val="00BC4D88"/>
    <w:rsid w:val="00BC78EC"/>
    <w:rsid w:val="00BD5574"/>
    <w:rsid w:val="00BE5805"/>
    <w:rsid w:val="00BE61D0"/>
    <w:rsid w:val="00C02349"/>
    <w:rsid w:val="00C07071"/>
    <w:rsid w:val="00C141F1"/>
    <w:rsid w:val="00C147F1"/>
    <w:rsid w:val="00C21977"/>
    <w:rsid w:val="00C26B6C"/>
    <w:rsid w:val="00C31EC2"/>
    <w:rsid w:val="00C35724"/>
    <w:rsid w:val="00C50F2A"/>
    <w:rsid w:val="00C566FA"/>
    <w:rsid w:val="00C5691B"/>
    <w:rsid w:val="00C56962"/>
    <w:rsid w:val="00C62C9E"/>
    <w:rsid w:val="00C63465"/>
    <w:rsid w:val="00C70AD9"/>
    <w:rsid w:val="00C71C26"/>
    <w:rsid w:val="00C71EF6"/>
    <w:rsid w:val="00C817DE"/>
    <w:rsid w:val="00C837E1"/>
    <w:rsid w:val="00C8680F"/>
    <w:rsid w:val="00C97A31"/>
    <w:rsid w:val="00CA635D"/>
    <w:rsid w:val="00CB6D32"/>
    <w:rsid w:val="00CB7A76"/>
    <w:rsid w:val="00CF5586"/>
    <w:rsid w:val="00D02656"/>
    <w:rsid w:val="00D02E31"/>
    <w:rsid w:val="00D12FE1"/>
    <w:rsid w:val="00D172B5"/>
    <w:rsid w:val="00D313B0"/>
    <w:rsid w:val="00D6028C"/>
    <w:rsid w:val="00D61CA2"/>
    <w:rsid w:val="00D63994"/>
    <w:rsid w:val="00D63D8B"/>
    <w:rsid w:val="00D662CA"/>
    <w:rsid w:val="00D66485"/>
    <w:rsid w:val="00D7579E"/>
    <w:rsid w:val="00D7638C"/>
    <w:rsid w:val="00D826B6"/>
    <w:rsid w:val="00D8324D"/>
    <w:rsid w:val="00D8498E"/>
    <w:rsid w:val="00D879EE"/>
    <w:rsid w:val="00D92A94"/>
    <w:rsid w:val="00D9695D"/>
    <w:rsid w:val="00DA3CFE"/>
    <w:rsid w:val="00DA4D19"/>
    <w:rsid w:val="00DA508E"/>
    <w:rsid w:val="00DA73C9"/>
    <w:rsid w:val="00DB2B0D"/>
    <w:rsid w:val="00DC0437"/>
    <w:rsid w:val="00DC3FAC"/>
    <w:rsid w:val="00DC5617"/>
    <w:rsid w:val="00DD0C83"/>
    <w:rsid w:val="00DD5892"/>
    <w:rsid w:val="00DE1845"/>
    <w:rsid w:val="00DF0D70"/>
    <w:rsid w:val="00DF10DF"/>
    <w:rsid w:val="00DF5E74"/>
    <w:rsid w:val="00E124A1"/>
    <w:rsid w:val="00E1349B"/>
    <w:rsid w:val="00E134A5"/>
    <w:rsid w:val="00E142F0"/>
    <w:rsid w:val="00E242A7"/>
    <w:rsid w:val="00E35E46"/>
    <w:rsid w:val="00E36945"/>
    <w:rsid w:val="00E43FA0"/>
    <w:rsid w:val="00E479D9"/>
    <w:rsid w:val="00E536DE"/>
    <w:rsid w:val="00E67FCC"/>
    <w:rsid w:val="00E74C71"/>
    <w:rsid w:val="00E8032B"/>
    <w:rsid w:val="00E8567D"/>
    <w:rsid w:val="00E86504"/>
    <w:rsid w:val="00E941A4"/>
    <w:rsid w:val="00E94F4C"/>
    <w:rsid w:val="00EA4D69"/>
    <w:rsid w:val="00EB1F49"/>
    <w:rsid w:val="00EC6622"/>
    <w:rsid w:val="00ED7485"/>
    <w:rsid w:val="00ED776A"/>
    <w:rsid w:val="00ED7DAF"/>
    <w:rsid w:val="00EE34E5"/>
    <w:rsid w:val="00EE68EE"/>
    <w:rsid w:val="00EE6A56"/>
    <w:rsid w:val="00EE6F5A"/>
    <w:rsid w:val="00EF184D"/>
    <w:rsid w:val="00EF6541"/>
    <w:rsid w:val="00F00F6E"/>
    <w:rsid w:val="00F0222A"/>
    <w:rsid w:val="00F14457"/>
    <w:rsid w:val="00F164D0"/>
    <w:rsid w:val="00F27341"/>
    <w:rsid w:val="00F3364F"/>
    <w:rsid w:val="00F336EB"/>
    <w:rsid w:val="00F34BA6"/>
    <w:rsid w:val="00F4247E"/>
    <w:rsid w:val="00F55B47"/>
    <w:rsid w:val="00F652CB"/>
    <w:rsid w:val="00F65F17"/>
    <w:rsid w:val="00F73BF1"/>
    <w:rsid w:val="00F73FA6"/>
    <w:rsid w:val="00F7605A"/>
    <w:rsid w:val="00F81F6B"/>
    <w:rsid w:val="00F85862"/>
    <w:rsid w:val="00F87B80"/>
    <w:rsid w:val="00F95735"/>
    <w:rsid w:val="00FA057D"/>
    <w:rsid w:val="00FA6B74"/>
    <w:rsid w:val="00FB049E"/>
    <w:rsid w:val="00FC3B2E"/>
    <w:rsid w:val="00FC6CE2"/>
    <w:rsid w:val="00FC79CF"/>
    <w:rsid w:val="00FD0363"/>
    <w:rsid w:val="00FD2367"/>
    <w:rsid w:val="00FD7C66"/>
    <w:rsid w:val="00FE173F"/>
    <w:rsid w:val="00FF0AFE"/>
    <w:rsid w:val="00FF101C"/>
    <w:rsid w:val="00FF2378"/>
    <w:rsid w:val="00FF58B7"/>
    <w:rsid w:val="00FF60F3"/>
    <w:rsid w:val="00FF7C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EF72BB"/>
  <w15:docId w15:val="{47A6014E-5E67-4E11-A73D-7912C6F46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0764"/>
    <w:rPr>
      <w:rFonts w:ascii="Montserrat" w:hAnsi="Montserrat"/>
      <w:lang w:eastAsia="en-US"/>
    </w:rPr>
  </w:style>
  <w:style w:type="paragraph" w:styleId="Ttulo1">
    <w:name w:val="heading 1"/>
    <w:aliases w:val="H1"/>
    <w:basedOn w:val="Normal"/>
    <w:next w:val="BodyText"/>
    <w:qFormat/>
    <w:rsid w:val="00267DF2"/>
    <w:pPr>
      <w:keepNext/>
      <w:spacing w:before="240" w:after="60"/>
      <w:outlineLvl w:val="0"/>
    </w:pPr>
    <w:rPr>
      <w:rFonts w:ascii="Arial" w:hAnsi="Arial"/>
      <w:b/>
      <w:caps/>
      <w:kern w:val="28"/>
      <w:sz w:val="40"/>
    </w:rPr>
  </w:style>
  <w:style w:type="paragraph" w:styleId="Ttulo2">
    <w:name w:val="heading 2"/>
    <w:aliases w:val="H2"/>
    <w:basedOn w:val="Normal"/>
    <w:next w:val="BodyText"/>
    <w:link w:val="Ttulo2Car"/>
    <w:qFormat/>
    <w:rsid w:val="00267DF2"/>
    <w:pPr>
      <w:keepNext/>
      <w:spacing w:before="240" w:after="120"/>
      <w:outlineLvl w:val="1"/>
    </w:pPr>
    <w:rPr>
      <w:rFonts w:ascii="Arial" w:hAnsi="Arial"/>
      <w:b/>
      <w:caps/>
      <w:sz w:val="36"/>
    </w:rPr>
  </w:style>
  <w:style w:type="paragraph" w:styleId="Ttulo3">
    <w:name w:val="heading 3"/>
    <w:basedOn w:val="Normal"/>
    <w:next w:val="BodyText"/>
    <w:qFormat/>
    <w:rsid w:val="00750764"/>
    <w:pPr>
      <w:keepNext/>
      <w:spacing w:before="240" w:after="60"/>
      <w:outlineLvl w:val="2"/>
    </w:pPr>
    <w:rPr>
      <w:caps/>
    </w:rPr>
  </w:style>
  <w:style w:type="paragraph" w:styleId="Ttulo4">
    <w:name w:val="heading 4"/>
    <w:basedOn w:val="Normal"/>
    <w:next w:val="BodyText"/>
    <w:qFormat/>
    <w:rsid w:val="00267DF2"/>
    <w:pPr>
      <w:keepNext/>
      <w:spacing w:before="240" w:after="60"/>
      <w:outlineLvl w:val="3"/>
    </w:pPr>
    <w:rPr>
      <w:rFonts w:ascii="Arial" w:hAnsi="Arial"/>
      <w:b/>
      <w:sz w:val="28"/>
    </w:rPr>
  </w:style>
  <w:style w:type="paragraph" w:styleId="Ttulo5">
    <w:name w:val="heading 5"/>
    <w:basedOn w:val="Normal"/>
    <w:next w:val="BodyText"/>
    <w:qFormat/>
    <w:rsid w:val="00267DF2"/>
    <w:pPr>
      <w:keepNext/>
      <w:spacing w:before="240" w:after="60"/>
      <w:outlineLvl w:val="4"/>
    </w:pPr>
    <w:rPr>
      <w:sz w:val="22"/>
    </w:rPr>
  </w:style>
  <w:style w:type="paragraph" w:styleId="Ttulo6">
    <w:name w:val="heading 6"/>
    <w:basedOn w:val="Normal"/>
    <w:next w:val="BodyText"/>
    <w:qFormat/>
    <w:rsid w:val="00267DF2"/>
    <w:pPr>
      <w:spacing w:before="240" w:after="60"/>
      <w:outlineLvl w:val="5"/>
    </w:pPr>
    <w:rPr>
      <w:rFonts w:ascii="Arial" w:hAnsi="Arial"/>
      <w:i/>
      <w:sz w:val="24"/>
    </w:rPr>
  </w:style>
  <w:style w:type="paragraph" w:styleId="Ttulo9">
    <w:name w:val="heading 9"/>
    <w:basedOn w:val="Normal"/>
    <w:next w:val="BodyText"/>
    <w:qFormat/>
    <w:rsid w:val="00267DF2"/>
    <w:pPr>
      <w:spacing w:before="240" w:after="6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Sinlista">
    <w:name w:val="No List"/>
    <w:uiPriority w:val="99"/>
    <w:semiHidden/>
    <w:unhideWhenUsed/>
  </w:style>
  <w:style w:type="paragraph" w:customStyle="1" w:styleId="BodyText">
    <w:name w:val="BodyText"/>
    <w:basedOn w:val="Normal"/>
    <w:link w:val="BodyTextCar"/>
    <w:rsid w:val="00267DF2"/>
    <w:pPr>
      <w:spacing w:before="120" w:after="120"/>
    </w:pPr>
    <w:rPr>
      <w:sz w:val="24"/>
    </w:rPr>
  </w:style>
  <w:style w:type="paragraph" w:customStyle="1" w:styleId="ByLine">
    <w:name w:val="ByLine"/>
    <w:basedOn w:val="Normal"/>
    <w:rsid w:val="00267DF2"/>
    <w:pPr>
      <w:jc w:val="right"/>
    </w:pPr>
    <w:rPr>
      <w:rFonts w:ascii="Arial" w:hAnsi="Arial"/>
      <w:b/>
      <w:sz w:val="28"/>
    </w:rPr>
  </w:style>
  <w:style w:type="paragraph" w:styleId="Piedepgina">
    <w:name w:val="footer"/>
    <w:basedOn w:val="Normal"/>
    <w:rsid w:val="00267DF2"/>
    <w:pPr>
      <w:tabs>
        <w:tab w:val="center" w:pos="4320"/>
        <w:tab w:val="right" w:pos="8640"/>
      </w:tabs>
    </w:pPr>
    <w:rPr>
      <w:sz w:val="16"/>
    </w:rPr>
  </w:style>
  <w:style w:type="paragraph" w:customStyle="1" w:styleId="FrontPageTitle">
    <w:name w:val="FrontPageTitle"/>
    <w:basedOn w:val="ByLine"/>
    <w:rsid w:val="00267DF2"/>
    <w:pPr>
      <w:keepLines/>
    </w:pPr>
    <w:rPr>
      <w:sz w:val="72"/>
    </w:rPr>
  </w:style>
  <w:style w:type="paragraph" w:styleId="Encabezado">
    <w:name w:val="header"/>
    <w:basedOn w:val="Normal"/>
    <w:link w:val="EncabezadoCar"/>
    <w:uiPriority w:val="99"/>
    <w:rsid w:val="00267DF2"/>
    <w:pPr>
      <w:tabs>
        <w:tab w:val="center" w:pos="4320"/>
        <w:tab w:val="right" w:pos="8640"/>
      </w:tabs>
    </w:pPr>
  </w:style>
  <w:style w:type="character" w:styleId="Hipervnculo">
    <w:name w:val="Hyperlink"/>
    <w:basedOn w:val="Fuentedeprrafopredeter"/>
    <w:uiPriority w:val="99"/>
    <w:rsid w:val="00267DF2"/>
    <w:rPr>
      <w:color w:val="0000FF"/>
      <w:u w:val="single"/>
    </w:rPr>
  </w:style>
  <w:style w:type="paragraph" w:customStyle="1" w:styleId="Instructions">
    <w:name w:val="Instructions"/>
    <w:basedOn w:val="Normal"/>
    <w:rsid w:val="00267DF2"/>
    <w:pPr>
      <w:spacing w:before="120" w:after="120"/>
    </w:pPr>
    <w:rPr>
      <w:i/>
      <w:vanish/>
      <w:color w:val="000080"/>
      <w:sz w:val="24"/>
    </w:rPr>
  </w:style>
  <w:style w:type="paragraph" w:styleId="Listaconvietas">
    <w:name w:val="List Bullet"/>
    <w:basedOn w:val="Normal"/>
    <w:autoRedefine/>
    <w:rsid w:val="00267DF2"/>
    <w:pPr>
      <w:numPr>
        <w:numId w:val="5"/>
      </w:numPr>
      <w:spacing w:before="120" w:after="120"/>
    </w:pPr>
    <w:rPr>
      <w:sz w:val="24"/>
    </w:rPr>
  </w:style>
  <w:style w:type="paragraph" w:styleId="Listaconnmeros">
    <w:name w:val="List Number"/>
    <w:basedOn w:val="Normal"/>
    <w:rsid w:val="00267DF2"/>
    <w:pPr>
      <w:numPr>
        <w:numId w:val="6"/>
      </w:numPr>
      <w:spacing w:before="120" w:after="120"/>
      <w:ind w:left="360" w:hanging="360"/>
    </w:pPr>
    <w:rPr>
      <w:sz w:val="24"/>
    </w:rPr>
  </w:style>
  <w:style w:type="paragraph" w:styleId="Ttulo">
    <w:name w:val="Title"/>
    <w:basedOn w:val="Normal"/>
    <w:qFormat/>
    <w:rsid w:val="00267DF2"/>
    <w:pPr>
      <w:jc w:val="center"/>
    </w:pPr>
    <w:rPr>
      <w:rFonts w:ascii="Arial" w:hAnsi="Arial"/>
      <w:b/>
      <w:kern w:val="28"/>
      <w:sz w:val="28"/>
    </w:rPr>
  </w:style>
  <w:style w:type="paragraph" w:customStyle="1" w:styleId="SuperTitle">
    <w:name w:val="SuperTitle"/>
    <w:basedOn w:val="Ttulo"/>
    <w:rsid w:val="00267DF2"/>
    <w:pPr>
      <w:keepLines/>
      <w:pBdr>
        <w:top w:val="single" w:sz="48" w:space="1" w:color="auto"/>
      </w:pBdr>
      <w:spacing w:before="960"/>
      <w:jc w:val="right"/>
    </w:pPr>
    <w:rPr>
      <w:kern w:val="0"/>
      <w:sz w:val="36"/>
    </w:rPr>
  </w:style>
  <w:style w:type="paragraph" w:customStyle="1" w:styleId="TableHeading">
    <w:name w:val="TableHeading"/>
    <w:basedOn w:val="Normal"/>
    <w:rsid w:val="00267DF2"/>
    <w:pPr>
      <w:keepNext/>
      <w:spacing w:before="120" w:after="120"/>
      <w:jc w:val="center"/>
    </w:pPr>
    <w:rPr>
      <w:b/>
    </w:rPr>
  </w:style>
  <w:style w:type="paragraph" w:customStyle="1" w:styleId="TableRow">
    <w:name w:val="TableRow"/>
    <w:basedOn w:val="Normal"/>
    <w:rsid w:val="00267DF2"/>
    <w:pPr>
      <w:spacing w:before="60" w:after="60"/>
    </w:pPr>
  </w:style>
  <w:style w:type="table" w:styleId="Tablaconcuadrcula">
    <w:name w:val="Table Grid"/>
    <w:basedOn w:val="Tablanormal"/>
    <w:uiPriority w:val="39"/>
    <w:rsid w:val="00D026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TDC2">
    <w:name w:val="toc 2"/>
    <w:basedOn w:val="Normal"/>
    <w:next w:val="Normal"/>
    <w:autoRedefine/>
    <w:uiPriority w:val="39"/>
    <w:rsid w:val="00733581"/>
    <w:pPr>
      <w:ind w:left="200"/>
    </w:pPr>
  </w:style>
  <w:style w:type="paragraph" w:styleId="TDC3">
    <w:name w:val="toc 3"/>
    <w:basedOn w:val="Normal"/>
    <w:next w:val="Normal"/>
    <w:autoRedefine/>
    <w:uiPriority w:val="39"/>
    <w:rsid w:val="00733581"/>
    <w:pPr>
      <w:ind w:left="400"/>
    </w:pPr>
  </w:style>
  <w:style w:type="paragraph" w:styleId="Textodeglobo">
    <w:name w:val="Balloon Text"/>
    <w:basedOn w:val="Normal"/>
    <w:semiHidden/>
    <w:rsid w:val="001165E8"/>
    <w:rPr>
      <w:rFonts w:ascii="Tahoma" w:hAnsi="Tahoma" w:cs="Tahoma"/>
      <w:sz w:val="16"/>
      <w:szCs w:val="16"/>
    </w:rPr>
  </w:style>
  <w:style w:type="character" w:styleId="Refdecomentario">
    <w:name w:val="annotation reference"/>
    <w:basedOn w:val="Fuentedeprrafopredeter"/>
    <w:semiHidden/>
    <w:rsid w:val="00317D09"/>
    <w:rPr>
      <w:sz w:val="16"/>
      <w:szCs w:val="16"/>
    </w:rPr>
  </w:style>
  <w:style w:type="paragraph" w:styleId="Textocomentario">
    <w:name w:val="annotation text"/>
    <w:basedOn w:val="Normal"/>
    <w:semiHidden/>
    <w:rsid w:val="00317D09"/>
  </w:style>
  <w:style w:type="paragraph" w:styleId="Asuntodelcomentario">
    <w:name w:val="annotation subject"/>
    <w:basedOn w:val="Textocomentario"/>
    <w:next w:val="Textocomentario"/>
    <w:semiHidden/>
    <w:rsid w:val="00317D09"/>
    <w:rPr>
      <w:b/>
      <w:bCs/>
    </w:rPr>
  </w:style>
  <w:style w:type="paragraph" w:styleId="TDC4">
    <w:name w:val="toc 4"/>
    <w:basedOn w:val="Normal"/>
    <w:next w:val="Normal"/>
    <w:autoRedefine/>
    <w:uiPriority w:val="39"/>
    <w:rsid w:val="00B43C0D"/>
    <w:pPr>
      <w:ind w:left="600"/>
    </w:pPr>
  </w:style>
  <w:style w:type="character" w:customStyle="1" w:styleId="paratext1">
    <w:name w:val="paratext1"/>
    <w:basedOn w:val="Fuentedeprrafopredeter"/>
    <w:rsid w:val="00F7605A"/>
    <w:rPr>
      <w:rFonts w:ascii="Times" w:hAnsi="Times" w:cs="Times" w:hint="default"/>
      <w:sz w:val="20"/>
      <w:szCs w:val="20"/>
    </w:rPr>
  </w:style>
  <w:style w:type="character" w:styleId="Nmerodepgina">
    <w:name w:val="page number"/>
    <w:basedOn w:val="Fuentedeprrafopredeter"/>
    <w:rsid w:val="00DC5617"/>
  </w:style>
  <w:style w:type="paragraph" w:styleId="Sangranormal">
    <w:name w:val="Normal Indent"/>
    <w:basedOn w:val="Normal"/>
    <w:rsid w:val="00060A8C"/>
    <w:pPr>
      <w:ind w:left="964"/>
    </w:pPr>
    <w:rPr>
      <w:rFonts w:ascii="Helvetica" w:hAnsi="Helvetica"/>
      <w:sz w:val="18"/>
      <w:lang w:val="es-ES_tradnl"/>
    </w:rPr>
  </w:style>
  <w:style w:type="paragraph" w:customStyle="1" w:styleId="Hidden">
    <w:name w:val="Hidden"/>
    <w:basedOn w:val="TableRow"/>
    <w:rsid w:val="006C2C90"/>
    <w:rPr>
      <w:rFonts w:ascii="Arial" w:hAnsi="Arial" w:cs="Arial"/>
      <w:i/>
      <w:vanish/>
      <w:color w:val="0000FF"/>
      <w:sz w:val="16"/>
      <w:szCs w:val="16"/>
    </w:rPr>
  </w:style>
  <w:style w:type="character" w:customStyle="1" w:styleId="BodyTextCar">
    <w:name w:val="BodyText Car"/>
    <w:basedOn w:val="Fuentedeprrafopredeter"/>
    <w:link w:val="BodyText"/>
    <w:locked/>
    <w:rsid w:val="00572D34"/>
    <w:rPr>
      <w:sz w:val="24"/>
      <w:lang w:eastAsia="en-US"/>
    </w:rPr>
  </w:style>
  <w:style w:type="paragraph" w:customStyle="1" w:styleId="InfoHidden">
    <w:name w:val="Info Hidden"/>
    <w:basedOn w:val="Normal"/>
    <w:link w:val="InfoHiddenChar"/>
    <w:rsid w:val="003E1C35"/>
    <w:rPr>
      <w:rFonts w:ascii="Arial" w:hAnsi="Arial" w:cs="Arial"/>
      <w:i/>
      <w:vanish/>
      <w:color w:val="0000FF"/>
      <w:sz w:val="22"/>
      <w:szCs w:val="36"/>
      <w:lang w:eastAsia="es-ES"/>
    </w:rPr>
  </w:style>
  <w:style w:type="character" w:customStyle="1" w:styleId="InfoHiddenChar">
    <w:name w:val="Info Hidden Char"/>
    <w:basedOn w:val="Fuentedeprrafopredeter"/>
    <w:link w:val="InfoHidden"/>
    <w:rsid w:val="003E1C35"/>
    <w:rPr>
      <w:rFonts w:ascii="Arial" w:hAnsi="Arial" w:cs="Arial"/>
      <w:i/>
      <w:vanish/>
      <w:color w:val="0000FF"/>
      <w:sz w:val="22"/>
      <w:szCs w:val="36"/>
      <w:lang w:eastAsia="es-ES"/>
    </w:rPr>
  </w:style>
  <w:style w:type="character" w:customStyle="1" w:styleId="Ttulo2Car">
    <w:name w:val="Título 2 Car"/>
    <w:aliases w:val="H2 Car"/>
    <w:basedOn w:val="Fuentedeprrafopredeter"/>
    <w:link w:val="Ttulo2"/>
    <w:rsid w:val="00C50F2A"/>
    <w:rPr>
      <w:rFonts w:ascii="Arial" w:hAnsi="Arial"/>
      <w:b/>
      <w:caps/>
      <w:sz w:val="36"/>
      <w:lang w:eastAsia="en-US"/>
    </w:rPr>
  </w:style>
  <w:style w:type="paragraph" w:styleId="Prrafodelista">
    <w:name w:val="List Paragraph"/>
    <w:basedOn w:val="Normal"/>
    <w:uiPriority w:val="34"/>
    <w:qFormat/>
    <w:rsid w:val="00C50F2A"/>
    <w:pPr>
      <w:spacing w:before="120" w:after="120" w:line="264" w:lineRule="auto"/>
      <w:ind w:left="720"/>
      <w:contextualSpacing/>
      <w:jc w:val="both"/>
    </w:pPr>
    <w:rPr>
      <w:rFonts w:ascii="Segoe UI" w:eastAsia="Arial" w:hAnsi="Segoe UI" w:cs="Arial"/>
      <w:lang w:val="en-US" w:eastAsia="ja-JP"/>
    </w:rPr>
  </w:style>
  <w:style w:type="paragraph" w:styleId="TDC1">
    <w:name w:val="toc 1"/>
    <w:basedOn w:val="Normal"/>
    <w:next w:val="Normal"/>
    <w:autoRedefine/>
    <w:uiPriority w:val="39"/>
    <w:rsid w:val="00E35E46"/>
    <w:pPr>
      <w:spacing w:after="100"/>
    </w:pPr>
  </w:style>
  <w:style w:type="paragraph" w:customStyle="1" w:styleId="InfoBluebulleted">
    <w:name w:val="Info Blue bulleted"/>
    <w:basedOn w:val="Normal"/>
    <w:autoRedefine/>
    <w:rsid w:val="004153CC"/>
    <w:pPr>
      <w:numPr>
        <w:numId w:val="23"/>
      </w:numPr>
      <w:jc w:val="both"/>
    </w:pPr>
    <w:rPr>
      <w:rFonts w:ascii="Arial" w:hAnsi="Arial" w:cs="Arial"/>
      <w:i/>
      <w:iCs/>
      <w:vanish/>
      <w:color w:val="0000FF"/>
    </w:rPr>
  </w:style>
  <w:style w:type="character" w:customStyle="1" w:styleId="EncabezadoCar">
    <w:name w:val="Encabezado Car"/>
    <w:basedOn w:val="Fuentedeprrafopredeter"/>
    <w:link w:val="Encabezado"/>
    <w:uiPriority w:val="99"/>
    <w:rsid w:val="002D7F08"/>
    <w:rPr>
      <w:lang w:eastAsia="en-US"/>
    </w:rPr>
  </w:style>
  <w:style w:type="paragraph" w:styleId="NormalWeb">
    <w:name w:val="Normal (Web)"/>
    <w:basedOn w:val="Normal"/>
    <w:uiPriority w:val="99"/>
    <w:unhideWhenUsed/>
    <w:rsid w:val="00D7579E"/>
    <w:pPr>
      <w:spacing w:before="100" w:beforeAutospacing="1" w:after="100" w:afterAutospacing="1"/>
    </w:pPr>
    <w:rPr>
      <w:sz w:val="24"/>
      <w:szCs w:val="24"/>
      <w:lang w:val="es-ES_tradnl" w:eastAsia="es-ES_tradnl"/>
    </w:rPr>
  </w:style>
  <w:style w:type="paragraph" w:customStyle="1" w:styleId="Contenido">
    <w:name w:val="Contenido"/>
    <w:basedOn w:val="BodyText"/>
    <w:link w:val="ContenidoCar"/>
    <w:qFormat/>
    <w:rsid w:val="00057827"/>
    <w:pPr>
      <w:jc w:val="both"/>
    </w:pPr>
    <w:rPr>
      <w:rFonts w:ascii="Arial" w:hAnsi="Arial" w:cs="Arial"/>
    </w:rPr>
  </w:style>
  <w:style w:type="character" w:customStyle="1" w:styleId="ContenidoCar">
    <w:name w:val="Contenido Car"/>
    <w:basedOn w:val="BodyTextCar"/>
    <w:link w:val="Contenido"/>
    <w:rsid w:val="00057827"/>
    <w:rPr>
      <w:rFonts w:ascii="Arial" w:hAnsi="Arial" w:cs="Arial"/>
      <w:sz w:val="24"/>
      <w:lang w:eastAsia="en-US"/>
    </w:rPr>
  </w:style>
  <w:style w:type="paragraph" w:styleId="Revisin">
    <w:name w:val="Revision"/>
    <w:hidden/>
    <w:uiPriority w:val="99"/>
    <w:semiHidden/>
    <w:rsid w:val="00A33106"/>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5878">
      <w:bodyDiv w:val="1"/>
      <w:marLeft w:val="0"/>
      <w:marRight w:val="0"/>
      <w:marTop w:val="0"/>
      <w:marBottom w:val="0"/>
      <w:divBdr>
        <w:top w:val="none" w:sz="0" w:space="0" w:color="auto"/>
        <w:left w:val="none" w:sz="0" w:space="0" w:color="auto"/>
        <w:bottom w:val="none" w:sz="0" w:space="0" w:color="auto"/>
        <w:right w:val="none" w:sz="0" w:space="0" w:color="auto"/>
      </w:divBdr>
    </w:div>
    <w:div w:id="15817285">
      <w:bodyDiv w:val="1"/>
      <w:marLeft w:val="0"/>
      <w:marRight w:val="0"/>
      <w:marTop w:val="0"/>
      <w:marBottom w:val="0"/>
      <w:divBdr>
        <w:top w:val="none" w:sz="0" w:space="0" w:color="auto"/>
        <w:left w:val="none" w:sz="0" w:space="0" w:color="auto"/>
        <w:bottom w:val="none" w:sz="0" w:space="0" w:color="auto"/>
        <w:right w:val="none" w:sz="0" w:space="0" w:color="auto"/>
      </w:divBdr>
    </w:div>
    <w:div w:id="46995457">
      <w:bodyDiv w:val="1"/>
      <w:marLeft w:val="0"/>
      <w:marRight w:val="0"/>
      <w:marTop w:val="0"/>
      <w:marBottom w:val="0"/>
      <w:divBdr>
        <w:top w:val="none" w:sz="0" w:space="0" w:color="auto"/>
        <w:left w:val="none" w:sz="0" w:space="0" w:color="auto"/>
        <w:bottom w:val="none" w:sz="0" w:space="0" w:color="auto"/>
        <w:right w:val="none" w:sz="0" w:space="0" w:color="auto"/>
      </w:divBdr>
    </w:div>
    <w:div w:id="85082310">
      <w:bodyDiv w:val="1"/>
      <w:marLeft w:val="0"/>
      <w:marRight w:val="0"/>
      <w:marTop w:val="0"/>
      <w:marBottom w:val="0"/>
      <w:divBdr>
        <w:top w:val="none" w:sz="0" w:space="0" w:color="auto"/>
        <w:left w:val="none" w:sz="0" w:space="0" w:color="auto"/>
        <w:bottom w:val="none" w:sz="0" w:space="0" w:color="auto"/>
        <w:right w:val="none" w:sz="0" w:space="0" w:color="auto"/>
      </w:divBdr>
    </w:div>
    <w:div w:id="102923667">
      <w:bodyDiv w:val="1"/>
      <w:marLeft w:val="0"/>
      <w:marRight w:val="0"/>
      <w:marTop w:val="0"/>
      <w:marBottom w:val="0"/>
      <w:divBdr>
        <w:top w:val="none" w:sz="0" w:space="0" w:color="auto"/>
        <w:left w:val="none" w:sz="0" w:space="0" w:color="auto"/>
        <w:bottom w:val="none" w:sz="0" w:space="0" w:color="auto"/>
        <w:right w:val="none" w:sz="0" w:space="0" w:color="auto"/>
      </w:divBdr>
    </w:div>
    <w:div w:id="137765460">
      <w:bodyDiv w:val="1"/>
      <w:marLeft w:val="0"/>
      <w:marRight w:val="0"/>
      <w:marTop w:val="0"/>
      <w:marBottom w:val="0"/>
      <w:divBdr>
        <w:top w:val="none" w:sz="0" w:space="0" w:color="auto"/>
        <w:left w:val="none" w:sz="0" w:space="0" w:color="auto"/>
        <w:bottom w:val="none" w:sz="0" w:space="0" w:color="auto"/>
        <w:right w:val="none" w:sz="0" w:space="0" w:color="auto"/>
      </w:divBdr>
    </w:div>
    <w:div w:id="157312550">
      <w:bodyDiv w:val="1"/>
      <w:marLeft w:val="0"/>
      <w:marRight w:val="0"/>
      <w:marTop w:val="0"/>
      <w:marBottom w:val="0"/>
      <w:divBdr>
        <w:top w:val="none" w:sz="0" w:space="0" w:color="auto"/>
        <w:left w:val="none" w:sz="0" w:space="0" w:color="auto"/>
        <w:bottom w:val="none" w:sz="0" w:space="0" w:color="auto"/>
        <w:right w:val="none" w:sz="0" w:space="0" w:color="auto"/>
      </w:divBdr>
    </w:div>
    <w:div w:id="172577744">
      <w:bodyDiv w:val="1"/>
      <w:marLeft w:val="0"/>
      <w:marRight w:val="0"/>
      <w:marTop w:val="0"/>
      <w:marBottom w:val="0"/>
      <w:divBdr>
        <w:top w:val="none" w:sz="0" w:space="0" w:color="auto"/>
        <w:left w:val="none" w:sz="0" w:space="0" w:color="auto"/>
        <w:bottom w:val="none" w:sz="0" w:space="0" w:color="auto"/>
        <w:right w:val="none" w:sz="0" w:space="0" w:color="auto"/>
      </w:divBdr>
    </w:div>
    <w:div w:id="254873666">
      <w:bodyDiv w:val="1"/>
      <w:marLeft w:val="0"/>
      <w:marRight w:val="0"/>
      <w:marTop w:val="0"/>
      <w:marBottom w:val="0"/>
      <w:divBdr>
        <w:top w:val="none" w:sz="0" w:space="0" w:color="auto"/>
        <w:left w:val="none" w:sz="0" w:space="0" w:color="auto"/>
        <w:bottom w:val="none" w:sz="0" w:space="0" w:color="auto"/>
        <w:right w:val="none" w:sz="0" w:space="0" w:color="auto"/>
      </w:divBdr>
    </w:div>
    <w:div w:id="271742497">
      <w:bodyDiv w:val="1"/>
      <w:marLeft w:val="0"/>
      <w:marRight w:val="0"/>
      <w:marTop w:val="0"/>
      <w:marBottom w:val="0"/>
      <w:divBdr>
        <w:top w:val="none" w:sz="0" w:space="0" w:color="auto"/>
        <w:left w:val="none" w:sz="0" w:space="0" w:color="auto"/>
        <w:bottom w:val="none" w:sz="0" w:space="0" w:color="auto"/>
        <w:right w:val="none" w:sz="0" w:space="0" w:color="auto"/>
      </w:divBdr>
    </w:div>
    <w:div w:id="272908506">
      <w:bodyDiv w:val="1"/>
      <w:marLeft w:val="0"/>
      <w:marRight w:val="0"/>
      <w:marTop w:val="0"/>
      <w:marBottom w:val="0"/>
      <w:divBdr>
        <w:top w:val="none" w:sz="0" w:space="0" w:color="auto"/>
        <w:left w:val="none" w:sz="0" w:space="0" w:color="auto"/>
        <w:bottom w:val="none" w:sz="0" w:space="0" w:color="auto"/>
        <w:right w:val="none" w:sz="0" w:space="0" w:color="auto"/>
      </w:divBdr>
    </w:div>
    <w:div w:id="290789277">
      <w:bodyDiv w:val="1"/>
      <w:marLeft w:val="0"/>
      <w:marRight w:val="0"/>
      <w:marTop w:val="0"/>
      <w:marBottom w:val="0"/>
      <w:divBdr>
        <w:top w:val="none" w:sz="0" w:space="0" w:color="auto"/>
        <w:left w:val="none" w:sz="0" w:space="0" w:color="auto"/>
        <w:bottom w:val="none" w:sz="0" w:space="0" w:color="auto"/>
        <w:right w:val="none" w:sz="0" w:space="0" w:color="auto"/>
      </w:divBdr>
    </w:div>
    <w:div w:id="323318476">
      <w:bodyDiv w:val="1"/>
      <w:marLeft w:val="0"/>
      <w:marRight w:val="0"/>
      <w:marTop w:val="0"/>
      <w:marBottom w:val="0"/>
      <w:divBdr>
        <w:top w:val="none" w:sz="0" w:space="0" w:color="auto"/>
        <w:left w:val="none" w:sz="0" w:space="0" w:color="auto"/>
        <w:bottom w:val="none" w:sz="0" w:space="0" w:color="auto"/>
        <w:right w:val="none" w:sz="0" w:space="0" w:color="auto"/>
      </w:divBdr>
    </w:div>
    <w:div w:id="324090011">
      <w:bodyDiv w:val="1"/>
      <w:marLeft w:val="0"/>
      <w:marRight w:val="0"/>
      <w:marTop w:val="0"/>
      <w:marBottom w:val="0"/>
      <w:divBdr>
        <w:top w:val="none" w:sz="0" w:space="0" w:color="auto"/>
        <w:left w:val="none" w:sz="0" w:space="0" w:color="auto"/>
        <w:bottom w:val="none" w:sz="0" w:space="0" w:color="auto"/>
        <w:right w:val="none" w:sz="0" w:space="0" w:color="auto"/>
      </w:divBdr>
    </w:div>
    <w:div w:id="327100740">
      <w:bodyDiv w:val="1"/>
      <w:marLeft w:val="0"/>
      <w:marRight w:val="0"/>
      <w:marTop w:val="0"/>
      <w:marBottom w:val="0"/>
      <w:divBdr>
        <w:top w:val="none" w:sz="0" w:space="0" w:color="auto"/>
        <w:left w:val="none" w:sz="0" w:space="0" w:color="auto"/>
        <w:bottom w:val="none" w:sz="0" w:space="0" w:color="auto"/>
        <w:right w:val="none" w:sz="0" w:space="0" w:color="auto"/>
      </w:divBdr>
    </w:div>
    <w:div w:id="335764112">
      <w:bodyDiv w:val="1"/>
      <w:marLeft w:val="0"/>
      <w:marRight w:val="0"/>
      <w:marTop w:val="0"/>
      <w:marBottom w:val="0"/>
      <w:divBdr>
        <w:top w:val="none" w:sz="0" w:space="0" w:color="auto"/>
        <w:left w:val="none" w:sz="0" w:space="0" w:color="auto"/>
        <w:bottom w:val="none" w:sz="0" w:space="0" w:color="auto"/>
        <w:right w:val="none" w:sz="0" w:space="0" w:color="auto"/>
      </w:divBdr>
    </w:div>
    <w:div w:id="425005852">
      <w:bodyDiv w:val="1"/>
      <w:marLeft w:val="0"/>
      <w:marRight w:val="0"/>
      <w:marTop w:val="0"/>
      <w:marBottom w:val="0"/>
      <w:divBdr>
        <w:top w:val="none" w:sz="0" w:space="0" w:color="auto"/>
        <w:left w:val="none" w:sz="0" w:space="0" w:color="auto"/>
        <w:bottom w:val="none" w:sz="0" w:space="0" w:color="auto"/>
        <w:right w:val="none" w:sz="0" w:space="0" w:color="auto"/>
      </w:divBdr>
    </w:div>
    <w:div w:id="474566701">
      <w:bodyDiv w:val="1"/>
      <w:marLeft w:val="0"/>
      <w:marRight w:val="0"/>
      <w:marTop w:val="0"/>
      <w:marBottom w:val="0"/>
      <w:divBdr>
        <w:top w:val="none" w:sz="0" w:space="0" w:color="auto"/>
        <w:left w:val="none" w:sz="0" w:space="0" w:color="auto"/>
        <w:bottom w:val="none" w:sz="0" w:space="0" w:color="auto"/>
        <w:right w:val="none" w:sz="0" w:space="0" w:color="auto"/>
      </w:divBdr>
    </w:div>
    <w:div w:id="489562088">
      <w:bodyDiv w:val="1"/>
      <w:marLeft w:val="0"/>
      <w:marRight w:val="0"/>
      <w:marTop w:val="0"/>
      <w:marBottom w:val="0"/>
      <w:divBdr>
        <w:top w:val="none" w:sz="0" w:space="0" w:color="auto"/>
        <w:left w:val="none" w:sz="0" w:space="0" w:color="auto"/>
        <w:bottom w:val="none" w:sz="0" w:space="0" w:color="auto"/>
        <w:right w:val="none" w:sz="0" w:space="0" w:color="auto"/>
      </w:divBdr>
    </w:div>
    <w:div w:id="504714434">
      <w:bodyDiv w:val="1"/>
      <w:marLeft w:val="0"/>
      <w:marRight w:val="0"/>
      <w:marTop w:val="0"/>
      <w:marBottom w:val="0"/>
      <w:divBdr>
        <w:top w:val="none" w:sz="0" w:space="0" w:color="auto"/>
        <w:left w:val="none" w:sz="0" w:space="0" w:color="auto"/>
        <w:bottom w:val="none" w:sz="0" w:space="0" w:color="auto"/>
        <w:right w:val="none" w:sz="0" w:space="0" w:color="auto"/>
      </w:divBdr>
    </w:div>
    <w:div w:id="583492097">
      <w:bodyDiv w:val="1"/>
      <w:marLeft w:val="0"/>
      <w:marRight w:val="0"/>
      <w:marTop w:val="0"/>
      <w:marBottom w:val="0"/>
      <w:divBdr>
        <w:top w:val="none" w:sz="0" w:space="0" w:color="auto"/>
        <w:left w:val="none" w:sz="0" w:space="0" w:color="auto"/>
        <w:bottom w:val="none" w:sz="0" w:space="0" w:color="auto"/>
        <w:right w:val="none" w:sz="0" w:space="0" w:color="auto"/>
      </w:divBdr>
    </w:div>
    <w:div w:id="642931753">
      <w:bodyDiv w:val="1"/>
      <w:marLeft w:val="0"/>
      <w:marRight w:val="0"/>
      <w:marTop w:val="0"/>
      <w:marBottom w:val="0"/>
      <w:divBdr>
        <w:top w:val="none" w:sz="0" w:space="0" w:color="auto"/>
        <w:left w:val="none" w:sz="0" w:space="0" w:color="auto"/>
        <w:bottom w:val="none" w:sz="0" w:space="0" w:color="auto"/>
        <w:right w:val="none" w:sz="0" w:space="0" w:color="auto"/>
      </w:divBdr>
    </w:div>
    <w:div w:id="655375744">
      <w:bodyDiv w:val="1"/>
      <w:marLeft w:val="0"/>
      <w:marRight w:val="0"/>
      <w:marTop w:val="0"/>
      <w:marBottom w:val="0"/>
      <w:divBdr>
        <w:top w:val="none" w:sz="0" w:space="0" w:color="auto"/>
        <w:left w:val="none" w:sz="0" w:space="0" w:color="auto"/>
        <w:bottom w:val="none" w:sz="0" w:space="0" w:color="auto"/>
        <w:right w:val="none" w:sz="0" w:space="0" w:color="auto"/>
      </w:divBdr>
    </w:div>
    <w:div w:id="663776561">
      <w:bodyDiv w:val="1"/>
      <w:marLeft w:val="0"/>
      <w:marRight w:val="0"/>
      <w:marTop w:val="0"/>
      <w:marBottom w:val="0"/>
      <w:divBdr>
        <w:top w:val="none" w:sz="0" w:space="0" w:color="auto"/>
        <w:left w:val="none" w:sz="0" w:space="0" w:color="auto"/>
        <w:bottom w:val="none" w:sz="0" w:space="0" w:color="auto"/>
        <w:right w:val="none" w:sz="0" w:space="0" w:color="auto"/>
      </w:divBdr>
    </w:div>
    <w:div w:id="670721436">
      <w:bodyDiv w:val="1"/>
      <w:marLeft w:val="0"/>
      <w:marRight w:val="0"/>
      <w:marTop w:val="0"/>
      <w:marBottom w:val="0"/>
      <w:divBdr>
        <w:top w:val="none" w:sz="0" w:space="0" w:color="auto"/>
        <w:left w:val="none" w:sz="0" w:space="0" w:color="auto"/>
        <w:bottom w:val="none" w:sz="0" w:space="0" w:color="auto"/>
        <w:right w:val="none" w:sz="0" w:space="0" w:color="auto"/>
      </w:divBdr>
    </w:div>
    <w:div w:id="722143812">
      <w:bodyDiv w:val="1"/>
      <w:marLeft w:val="0"/>
      <w:marRight w:val="0"/>
      <w:marTop w:val="0"/>
      <w:marBottom w:val="0"/>
      <w:divBdr>
        <w:top w:val="none" w:sz="0" w:space="0" w:color="auto"/>
        <w:left w:val="none" w:sz="0" w:space="0" w:color="auto"/>
        <w:bottom w:val="none" w:sz="0" w:space="0" w:color="auto"/>
        <w:right w:val="none" w:sz="0" w:space="0" w:color="auto"/>
      </w:divBdr>
    </w:div>
    <w:div w:id="798456490">
      <w:bodyDiv w:val="1"/>
      <w:marLeft w:val="0"/>
      <w:marRight w:val="0"/>
      <w:marTop w:val="0"/>
      <w:marBottom w:val="0"/>
      <w:divBdr>
        <w:top w:val="none" w:sz="0" w:space="0" w:color="auto"/>
        <w:left w:val="none" w:sz="0" w:space="0" w:color="auto"/>
        <w:bottom w:val="none" w:sz="0" w:space="0" w:color="auto"/>
        <w:right w:val="none" w:sz="0" w:space="0" w:color="auto"/>
      </w:divBdr>
    </w:div>
    <w:div w:id="811560638">
      <w:bodyDiv w:val="1"/>
      <w:marLeft w:val="0"/>
      <w:marRight w:val="0"/>
      <w:marTop w:val="0"/>
      <w:marBottom w:val="0"/>
      <w:divBdr>
        <w:top w:val="none" w:sz="0" w:space="0" w:color="auto"/>
        <w:left w:val="none" w:sz="0" w:space="0" w:color="auto"/>
        <w:bottom w:val="none" w:sz="0" w:space="0" w:color="auto"/>
        <w:right w:val="none" w:sz="0" w:space="0" w:color="auto"/>
      </w:divBdr>
    </w:div>
    <w:div w:id="900943399">
      <w:bodyDiv w:val="1"/>
      <w:marLeft w:val="0"/>
      <w:marRight w:val="0"/>
      <w:marTop w:val="0"/>
      <w:marBottom w:val="0"/>
      <w:divBdr>
        <w:top w:val="none" w:sz="0" w:space="0" w:color="auto"/>
        <w:left w:val="none" w:sz="0" w:space="0" w:color="auto"/>
        <w:bottom w:val="none" w:sz="0" w:space="0" w:color="auto"/>
        <w:right w:val="none" w:sz="0" w:space="0" w:color="auto"/>
      </w:divBdr>
    </w:div>
    <w:div w:id="928276364">
      <w:bodyDiv w:val="1"/>
      <w:marLeft w:val="0"/>
      <w:marRight w:val="0"/>
      <w:marTop w:val="0"/>
      <w:marBottom w:val="0"/>
      <w:divBdr>
        <w:top w:val="none" w:sz="0" w:space="0" w:color="auto"/>
        <w:left w:val="none" w:sz="0" w:space="0" w:color="auto"/>
        <w:bottom w:val="none" w:sz="0" w:space="0" w:color="auto"/>
        <w:right w:val="none" w:sz="0" w:space="0" w:color="auto"/>
      </w:divBdr>
    </w:div>
    <w:div w:id="1001081839">
      <w:bodyDiv w:val="1"/>
      <w:marLeft w:val="0"/>
      <w:marRight w:val="0"/>
      <w:marTop w:val="0"/>
      <w:marBottom w:val="0"/>
      <w:divBdr>
        <w:top w:val="none" w:sz="0" w:space="0" w:color="auto"/>
        <w:left w:val="none" w:sz="0" w:space="0" w:color="auto"/>
        <w:bottom w:val="none" w:sz="0" w:space="0" w:color="auto"/>
        <w:right w:val="none" w:sz="0" w:space="0" w:color="auto"/>
      </w:divBdr>
    </w:div>
    <w:div w:id="1027757774">
      <w:bodyDiv w:val="1"/>
      <w:marLeft w:val="0"/>
      <w:marRight w:val="0"/>
      <w:marTop w:val="0"/>
      <w:marBottom w:val="0"/>
      <w:divBdr>
        <w:top w:val="none" w:sz="0" w:space="0" w:color="auto"/>
        <w:left w:val="none" w:sz="0" w:space="0" w:color="auto"/>
        <w:bottom w:val="none" w:sz="0" w:space="0" w:color="auto"/>
        <w:right w:val="none" w:sz="0" w:space="0" w:color="auto"/>
      </w:divBdr>
    </w:div>
    <w:div w:id="1088114310">
      <w:bodyDiv w:val="1"/>
      <w:marLeft w:val="0"/>
      <w:marRight w:val="0"/>
      <w:marTop w:val="0"/>
      <w:marBottom w:val="0"/>
      <w:divBdr>
        <w:top w:val="none" w:sz="0" w:space="0" w:color="auto"/>
        <w:left w:val="none" w:sz="0" w:space="0" w:color="auto"/>
        <w:bottom w:val="none" w:sz="0" w:space="0" w:color="auto"/>
        <w:right w:val="none" w:sz="0" w:space="0" w:color="auto"/>
      </w:divBdr>
    </w:div>
    <w:div w:id="1111970938">
      <w:bodyDiv w:val="1"/>
      <w:marLeft w:val="0"/>
      <w:marRight w:val="0"/>
      <w:marTop w:val="0"/>
      <w:marBottom w:val="0"/>
      <w:divBdr>
        <w:top w:val="none" w:sz="0" w:space="0" w:color="auto"/>
        <w:left w:val="none" w:sz="0" w:space="0" w:color="auto"/>
        <w:bottom w:val="none" w:sz="0" w:space="0" w:color="auto"/>
        <w:right w:val="none" w:sz="0" w:space="0" w:color="auto"/>
      </w:divBdr>
    </w:div>
    <w:div w:id="1160272594">
      <w:bodyDiv w:val="1"/>
      <w:marLeft w:val="0"/>
      <w:marRight w:val="0"/>
      <w:marTop w:val="0"/>
      <w:marBottom w:val="0"/>
      <w:divBdr>
        <w:top w:val="none" w:sz="0" w:space="0" w:color="auto"/>
        <w:left w:val="none" w:sz="0" w:space="0" w:color="auto"/>
        <w:bottom w:val="none" w:sz="0" w:space="0" w:color="auto"/>
        <w:right w:val="none" w:sz="0" w:space="0" w:color="auto"/>
      </w:divBdr>
    </w:div>
    <w:div w:id="1202400518">
      <w:bodyDiv w:val="1"/>
      <w:marLeft w:val="0"/>
      <w:marRight w:val="0"/>
      <w:marTop w:val="0"/>
      <w:marBottom w:val="0"/>
      <w:divBdr>
        <w:top w:val="none" w:sz="0" w:space="0" w:color="auto"/>
        <w:left w:val="none" w:sz="0" w:space="0" w:color="auto"/>
        <w:bottom w:val="none" w:sz="0" w:space="0" w:color="auto"/>
        <w:right w:val="none" w:sz="0" w:space="0" w:color="auto"/>
      </w:divBdr>
    </w:div>
    <w:div w:id="1207836801">
      <w:bodyDiv w:val="1"/>
      <w:marLeft w:val="0"/>
      <w:marRight w:val="0"/>
      <w:marTop w:val="0"/>
      <w:marBottom w:val="0"/>
      <w:divBdr>
        <w:top w:val="none" w:sz="0" w:space="0" w:color="auto"/>
        <w:left w:val="none" w:sz="0" w:space="0" w:color="auto"/>
        <w:bottom w:val="none" w:sz="0" w:space="0" w:color="auto"/>
        <w:right w:val="none" w:sz="0" w:space="0" w:color="auto"/>
      </w:divBdr>
    </w:div>
    <w:div w:id="1288505981">
      <w:bodyDiv w:val="1"/>
      <w:marLeft w:val="0"/>
      <w:marRight w:val="0"/>
      <w:marTop w:val="0"/>
      <w:marBottom w:val="0"/>
      <w:divBdr>
        <w:top w:val="none" w:sz="0" w:space="0" w:color="auto"/>
        <w:left w:val="none" w:sz="0" w:space="0" w:color="auto"/>
        <w:bottom w:val="none" w:sz="0" w:space="0" w:color="auto"/>
        <w:right w:val="none" w:sz="0" w:space="0" w:color="auto"/>
      </w:divBdr>
    </w:div>
    <w:div w:id="1314600833">
      <w:bodyDiv w:val="1"/>
      <w:marLeft w:val="0"/>
      <w:marRight w:val="0"/>
      <w:marTop w:val="0"/>
      <w:marBottom w:val="0"/>
      <w:divBdr>
        <w:top w:val="none" w:sz="0" w:space="0" w:color="auto"/>
        <w:left w:val="none" w:sz="0" w:space="0" w:color="auto"/>
        <w:bottom w:val="none" w:sz="0" w:space="0" w:color="auto"/>
        <w:right w:val="none" w:sz="0" w:space="0" w:color="auto"/>
      </w:divBdr>
    </w:div>
    <w:div w:id="1314992040">
      <w:bodyDiv w:val="1"/>
      <w:marLeft w:val="0"/>
      <w:marRight w:val="0"/>
      <w:marTop w:val="0"/>
      <w:marBottom w:val="0"/>
      <w:divBdr>
        <w:top w:val="none" w:sz="0" w:space="0" w:color="auto"/>
        <w:left w:val="none" w:sz="0" w:space="0" w:color="auto"/>
        <w:bottom w:val="none" w:sz="0" w:space="0" w:color="auto"/>
        <w:right w:val="none" w:sz="0" w:space="0" w:color="auto"/>
      </w:divBdr>
    </w:div>
    <w:div w:id="1321351440">
      <w:bodyDiv w:val="1"/>
      <w:marLeft w:val="0"/>
      <w:marRight w:val="0"/>
      <w:marTop w:val="0"/>
      <w:marBottom w:val="0"/>
      <w:divBdr>
        <w:top w:val="none" w:sz="0" w:space="0" w:color="auto"/>
        <w:left w:val="none" w:sz="0" w:space="0" w:color="auto"/>
        <w:bottom w:val="none" w:sz="0" w:space="0" w:color="auto"/>
        <w:right w:val="none" w:sz="0" w:space="0" w:color="auto"/>
      </w:divBdr>
    </w:div>
    <w:div w:id="1330908003">
      <w:bodyDiv w:val="1"/>
      <w:marLeft w:val="0"/>
      <w:marRight w:val="0"/>
      <w:marTop w:val="0"/>
      <w:marBottom w:val="0"/>
      <w:divBdr>
        <w:top w:val="none" w:sz="0" w:space="0" w:color="auto"/>
        <w:left w:val="none" w:sz="0" w:space="0" w:color="auto"/>
        <w:bottom w:val="none" w:sz="0" w:space="0" w:color="auto"/>
        <w:right w:val="none" w:sz="0" w:space="0" w:color="auto"/>
      </w:divBdr>
    </w:div>
    <w:div w:id="1366638891">
      <w:bodyDiv w:val="1"/>
      <w:marLeft w:val="0"/>
      <w:marRight w:val="0"/>
      <w:marTop w:val="0"/>
      <w:marBottom w:val="0"/>
      <w:divBdr>
        <w:top w:val="none" w:sz="0" w:space="0" w:color="auto"/>
        <w:left w:val="none" w:sz="0" w:space="0" w:color="auto"/>
        <w:bottom w:val="none" w:sz="0" w:space="0" w:color="auto"/>
        <w:right w:val="none" w:sz="0" w:space="0" w:color="auto"/>
      </w:divBdr>
    </w:div>
    <w:div w:id="1379091030">
      <w:bodyDiv w:val="1"/>
      <w:marLeft w:val="0"/>
      <w:marRight w:val="0"/>
      <w:marTop w:val="0"/>
      <w:marBottom w:val="0"/>
      <w:divBdr>
        <w:top w:val="none" w:sz="0" w:space="0" w:color="auto"/>
        <w:left w:val="none" w:sz="0" w:space="0" w:color="auto"/>
        <w:bottom w:val="none" w:sz="0" w:space="0" w:color="auto"/>
        <w:right w:val="none" w:sz="0" w:space="0" w:color="auto"/>
      </w:divBdr>
    </w:div>
    <w:div w:id="1454248766">
      <w:bodyDiv w:val="1"/>
      <w:marLeft w:val="0"/>
      <w:marRight w:val="0"/>
      <w:marTop w:val="0"/>
      <w:marBottom w:val="0"/>
      <w:divBdr>
        <w:top w:val="none" w:sz="0" w:space="0" w:color="auto"/>
        <w:left w:val="none" w:sz="0" w:space="0" w:color="auto"/>
        <w:bottom w:val="none" w:sz="0" w:space="0" w:color="auto"/>
        <w:right w:val="none" w:sz="0" w:space="0" w:color="auto"/>
      </w:divBdr>
    </w:div>
    <w:div w:id="1480000078">
      <w:bodyDiv w:val="1"/>
      <w:marLeft w:val="0"/>
      <w:marRight w:val="0"/>
      <w:marTop w:val="0"/>
      <w:marBottom w:val="0"/>
      <w:divBdr>
        <w:top w:val="none" w:sz="0" w:space="0" w:color="auto"/>
        <w:left w:val="none" w:sz="0" w:space="0" w:color="auto"/>
        <w:bottom w:val="none" w:sz="0" w:space="0" w:color="auto"/>
        <w:right w:val="none" w:sz="0" w:space="0" w:color="auto"/>
      </w:divBdr>
    </w:div>
    <w:div w:id="1485850212">
      <w:bodyDiv w:val="1"/>
      <w:marLeft w:val="0"/>
      <w:marRight w:val="0"/>
      <w:marTop w:val="0"/>
      <w:marBottom w:val="0"/>
      <w:divBdr>
        <w:top w:val="none" w:sz="0" w:space="0" w:color="auto"/>
        <w:left w:val="none" w:sz="0" w:space="0" w:color="auto"/>
        <w:bottom w:val="none" w:sz="0" w:space="0" w:color="auto"/>
        <w:right w:val="none" w:sz="0" w:space="0" w:color="auto"/>
      </w:divBdr>
    </w:div>
    <w:div w:id="1486820545">
      <w:bodyDiv w:val="1"/>
      <w:marLeft w:val="0"/>
      <w:marRight w:val="0"/>
      <w:marTop w:val="0"/>
      <w:marBottom w:val="0"/>
      <w:divBdr>
        <w:top w:val="none" w:sz="0" w:space="0" w:color="auto"/>
        <w:left w:val="none" w:sz="0" w:space="0" w:color="auto"/>
        <w:bottom w:val="none" w:sz="0" w:space="0" w:color="auto"/>
        <w:right w:val="none" w:sz="0" w:space="0" w:color="auto"/>
      </w:divBdr>
    </w:div>
    <w:div w:id="1502045983">
      <w:bodyDiv w:val="1"/>
      <w:marLeft w:val="0"/>
      <w:marRight w:val="0"/>
      <w:marTop w:val="0"/>
      <w:marBottom w:val="0"/>
      <w:divBdr>
        <w:top w:val="none" w:sz="0" w:space="0" w:color="auto"/>
        <w:left w:val="none" w:sz="0" w:space="0" w:color="auto"/>
        <w:bottom w:val="none" w:sz="0" w:space="0" w:color="auto"/>
        <w:right w:val="none" w:sz="0" w:space="0" w:color="auto"/>
      </w:divBdr>
    </w:div>
    <w:div w:id="1506899054">
      <w:bodyDiv w:val="1"/>
      <w:marLeft w:val="0"/>
      <w:marRight w:val="0"/>
      <w:marTop w:val="0"/>
      <w:marBottom w:val="0"/>
      <w:divBdr>
        <w:top w:val="none" w:sz="0" w:space="0" w:color="auto"/>
        <w:left w:val="none" w:sz="0" w:space="0" w:color="auto"/>
        <w:bottom w:val="none" w:sz="0" w:space="0" w:color="auto"/>
        <w:right w:val="none" w:sz="0" w:space="0" w:color="auto"/>
      </w:divBdr>
    </w:div>
    <w:div w:id="1549756715">
      <w:bodyDiv w:val="1"/>
      <w:marLeft w:val="0"/>
      <w:marRight w:val="0"/>
      <w:marTop w:val="0"/>
      <w:marBottom w:val="0"/>
      <w:divBdr>
        <w:top w:val="none" w:sz="0" w:space="0" w:color="auto"/>
        <w:left w:val="none" w:sz="0" w:space="0" w:color="auto"/>
        <w:bottom w:val="none" w:sz="0" w:space="0" w:color="auto"/>
        <w:right w:val="none" w:sz="0" w:space="0" w:color="auto"/>
      </w:divBdr>
    </w:div>
    <w:div w:id="1553301495">
      <w:bodyDiv w:val="1"/>
      <w:marLeft w:val="0"/>
      <w:marRight w:val="0"/>
      <w:marTop w:val="0"/>
      <w:marBottom w:val="0"/>
      <w:divBdr>
        <w:top w:val="none" w:sz="0" w:space="0" w:color="auto"/>
        <w:left w:val="none" w:sz="0" w:space="0" w:color="auto"/>
        <w:bottom w:val="none" w:sz="0" w:space="0" w:color="auto"/>
        <w:right w:val="none" w:sz="0" w:space="0" w:color="auto"/>
      </w:divBdr>
    </w:div>
    <w:div w:id="1588072595">
      <w:bodyDiv w:val="1"/>
      <w:marLeft w:val="0"/>
      <w:marRight w:val="0"/>
      <w:marTop w:val="0"/>
      <w:marBottom w:val="0"/>
      <w:divBdr>
        <w:top w:val="none" w:sz="0" w:space="0" w:color="auto"/>
        <w:left w:val="none" w:sz="0" w:space="0" w:color="auto"/>
        <w:bottom w:val="none" w:sz="0" w:space="0" w:color="auto"/>
        <w:right w:val="none" w:sz="0" w:space="0" w:color="auto"/>
      </w:divBdr>
    </w:div>
    <w:div w:id="1642072601">
      <w:bodyDiv w:val="1"/>
      <w:marLeft w:val="0"/>
      <w:marRight w:val="0"/>
      <w:marTop w:val="0"/>
      <w:marBottom w:val="0"/>
      <w:divBdr>
        <w:top w:val="none" w:sz="0" w:space="0" w:color="auto"/>
        <w:left w:val="none" w:sz="0" w:space="0" w:color="auto"/>
        <w:bottom w:val="none" w:sz="0" w:space="0" w:color="auto"/>
        <w:right w:val="none" w:sz="0" w:space="0" w:color="auto"/>
      </w:divBdr>
    </w:div>
    <w:div w:id="1659915221">
      <w:bodyDiv w:val="1"/>
      <w:marLeft w:val="0"/>
      <w:marRight w:val="0"/>
      <w:marTop w:val="0"/>
      <w:marBottom w:val="0"/>
      <w:divBdr>
        <w:top w:val="none" w:sz="0" w:space="0" w:color="auto"/>
        <w:left w:val="none" w:sz="0" w:space="0" w:color="auto"/>
        <w:bottom w:val="none" w:sz="0" w:space="0" w:color="auto"/>
        <w:right w:val="none" w:sz="0" w:space="0" w:color="auto"/>
      </w:divBdr>
    </w:div>
    <w:div w:id="1666736794">
      <w:bodyDiv w:val="1"/>
      <w:marLeft w:val="0"/>
      <w:marRight w:val="0"/>
      <w:marTop w:val="0"/>
      <w:marBottom w:val="0"/>
      <w:divBdr>
        <w:top w:val="none" w:sz="0" w:space="0" w:color="auto"/>
        <w:left w:val="none" w:sz="0" w:space="0" w:color="auto"/>
        <w:bottom w:val="none" w:sz="0" w:space="0" w:color="auto"/>
        <w:right w:val="none" w:sz="0" w:space="0" w:color="auto"/>
      </w:divBdr>
    </w:div>
    <w:div w:id="1670719204">
      <w:bodyDiv w:val="1"/>
      <w:marLeft w:val="0"/>
      <w:marRight w:val="0"/>
      <w:marTop w:val="0"/>
      <w:marBottom w:val="0"/>
      <w:divBdr>
        <w:top w:val="none" w:sz="0" w:space="0" w:color="auto"/>
        <w:left w:val="none" w:sz="0" w:space="0" w:color="auto"/>
        <w:bottom w:val="none" w:sz="0" w:space="0" w:color="auto"/>
        <w:right w:val="none" w:sz="0" w:space="0" w:color="auto"/>
      </w:divBdr>
    </w:div>
    <w:div w:id="1702320164">
      <w:bodyDiv w:val="1"/>
      <w:marLeft w:val="0"/>
      <w:marRight w:val="0"/>
      <w:marTop w:val="0"/>
      <w:marBottom w:val="0"/>
      <w:divBdr>
        <w:top w:val="none" w:sz="0" w:space="0" w:color="auto"/>
        <w:left w:val="none" w:sz="0" w:space="0" w:color="auto"/>
        <w:bottom w:val="none" w:sz="0" w:space="0" w:color="auto"/>
        <w:right w:val="none" w:sz="0" w:space="0" w:color="auto"/>
      </w:divBdr>
    </w:div>
    <w:div w:id="1754351273">
      <w:bodyDiv w:val="1"/>
      <w:marLeft w:val="0"/>
      <w:marRight w:val="0"/>
      <w:marTop w:val="0"/>
      <w:marBottom w:val="0"/>
      <w:divBdr>
        <w:top w:val="none" w:sz="0" w:space="0" w:color="auto"/>
        <w:left w:val="none" w:sz="0" w:space="0" w:color="auto"/>
        <w:bottom w:val="none" w:sz="0" w:space="0" w:color="auto"/>
        <w:right w:val="none" w:sz="0" w:space="0" w:color="auto"/>
      </w:divBdr>
    </w:div>
    <w:div w:id="1771780108">
      <w:bodyDiv w:val="1"/>
      <w:marLeft w:val="0"/>
      <w:marRight w:val="0"/>
      <w:marTop w:val="0"/>
      <w:marBottom w:val="0"/>
      <w:divBdr>
        <w:top w:val="none" w:sz="0" w:space="0" w:color="auto"/>
        <w:left w:val="none" w:sz="0" w:space="0" w:color="auto"/>
        <w:bottom w:val="none" w:sz="0" w:space="0" w:color="auto"/>
        <w:right w:val="none" w:sz="0" w:space="0" w:color="auto"/>
      </w:divBdr>
    </w:div>
    <w:div w:id="1841659897">
      <w:bodyDiv w:val="1"/>
      <w:marLeft w:val="0"/>
      <w:marRight w:val="0"/>
      <w:marTop w:val="0"/>
      <w:marBottom w:val="0"/>
      <w:divBdr>
        <w:top w:val="none" w:sz="0" w:space="0" w:color="auto"/>
        <w:left w:val="none" w:sz="0" w:space="0" w:color="auto"/>
        <w:bottom w:val="none" w:sz="0" w:space="0" w:color="auto"/>
        <w:right w:val="none" w:sz="0" w:space="0" w:color="auto"/>
      </w:divBdr>
    </w:div>
    <w:div w:id="1893349290">
      <w:bodyDiv w:val="1"/>
      <w:marLeft w:val="0"/>
      <w:marRight w:val="0"/>
      <w:marTop w:val="0"/>
      <w:marBottom w:val="0"/>
      <w:divBdr>
        <w:top w:val="none" w:sz="0" w:space="0" w:color="auto"/>
        <w:left w:val="none" w:sz="0" w:space="0" w:color="auto"/>
        <w:bottom w:val="none" w:sz="0" w:space="0" w:color="auto"/>
        <w:right w:val="none" w:sz="0" w:space="0" w:color="auto"/>
      </w:divBdr>
    </w:div>
    <w:div w:id="1974406596">
      <w:bodyDiv w:val="1"/>
      <w:marLeft w:val="0"/>
      <w:marRight w:val="0"/>
      <w:marTop w:val="0"/>
      <w:marBottom w:val="0"/>
      <w:divBdr>
        <w:top w:val="none" w:sz="0" w:space="0" w:color="auto"/>
        <w:left w:val="none" w:sz="0" w:space="0" w:color="auto"/>
        <w:bottom w:val="none" w:sz="0" w:space="0" w:color="auto"/>
        <w:right w:val="none" w:sz="0" w:space="0" w:color="auto"/>
      </w:divBdr>
    </w:div>
    <w:div w:id="2037805386">
      <w:bodyDiv w:val="1"/>
      <w:marLeft w:val="0"/>
      <w:marRight w:val="0"/>
      <w:marTop w:val="0"/>
      <w:marBottom w:val="0"/>
      <w:divBdr>
        <w:top w:val="none" w:sz="0" w:space="0" w:color="auto"/>
        <w:left w:val="none" w:sz="0" w:space="0" w:color="auto"/>
        <w:bottom w:val="none" w:sz="0" w:space="0" w:color="auto"/>
        <w:right w:val="none" w:sz="0" w:space="0" w:color="auto"/>
      </w:divBdr>
    </w:div>
    <w:div w:id="2084718616">
      <w:bodyDiv w:val="1"/>
      <w:marLeft w:val="0"/>
      <w:marRight w:val="0"/>
      <w:marTop w:val="0"/>
      <w:marBottom w:val="0"/>
      <w:divBdr>
        <w:top w:val="none" w:sz="0" w:space="0" w:color="auto"/>
        <w:left w:val="none" w:sz="0" w:space="0" w:color="auto"/>
        <w:bottom w:val="none" w:sz="0" w:space="0" w:color="auto"/>
        <w:right w:val="none" w:sz="0" w:space="0" w:color="auto"/>
      </w:divBdr>
    </w:div>
    <w:div w:id="209859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package" Target="embeddings/Microsoft_Visio_Drawing1.vsdx"/><Relationship Id="rId26" Type="http://schemas.openxmlformats.org/officeDocument/2006/relationships/package" Target="embeddings/Microsoft_Visio_Drawing4.vsdx"/><Relationship Id="rId39" Type="http://schemas.openxmlformats.org/officeDocument/2006/relationships/image" Target="media/image16.emf"/><Relationship Id="rId21" Type="http://schemas.openxmlformats.org/officeDocument/2006/relationships/image" Target="media/image5.png"/><Relationship Id="rId34" Type="http://schemas.openxmlformats.org/officeDocument/2006/relationships/package" Target="embeddings/Microsoft_Visio_Drawing6.vsdx"/><Relationship Id="rId42" Type="http://schemas.openxmlformats.org/officeDocument/2006/relationships/image" Target="media/image18.emf"/><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package" Target="embeddings/Microsoft_Visio_Drawing.vsdx"/><Relationship Id="rId29" Type="http://schemas.openxmlformats.org/officeDocument/2006/relationships/image" Target="media/image10.png"/><Relationship Id="rId11" Type="http://schemas.openxmlformats.org/officeDocument/2006/relationships/comments" Target="comments.xml"/><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image" Target="media/image15.emf"/><Relationship Id="rId40" Type="http://schemas.openxmlformats.org/officeDocument/2006/relationships/image" Target="media/image17.emf"/><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package" Target="embeddings/Microsoft_Visio_Drawing2.vsdx"/><Relationship Id="rId28" Type="http://schemas.openxmlformats.org/officeDocument/2006/relationships/image" Target="media/image9.png"/><Relationship Id="rId36" Type="http://schemas.openxmlformats.org/officeDocument/2006/relationships/package" Target="embeddings/Microsoft_Visio_Drawing7.vsdx"/><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package" Target="embeddings/Microsoft_Visio_Drawing5.vsdx"/><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emf"/><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4.emf"/><Relationship Id="rId43" Type="http://schemas.openxmlformats.org/officeDocument/2006/relationships/image" Target="media/image19.emf"/><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emf"/><Relationship Id="rId25" Type="http://schemas.openxmlformats.org/officeDocument/2006/relationships/package" Target="embeddings/Microsoft_Visio_Drawing3.vsdx"/><Relationship Id="rId33" Type="http://schemas.openxmlformats.org/officeDocument/2006/relationships/image" Target="media/image13.emf"/><Relationship Id="rId38" Type="http://schemas.openxmlformats.org/officeDocument/2006/relationships/package" Target="embeddings/Microsoft_Visio_Drawing8.vsdx"/><Relationship Id="rId46" Type="http://schemas.openxmlformats.org/officeDocument/2006/relationships/header" Target="header2.xml"/><Relationship Id="rId20" Type="http://schemas.openxmlformats.org/officeDocument/2006/relationships/image" Target="media/image4.png"/><Relationship Id="rId41" Type="http://schemas.openxmlformats.org/officeDocument/2006/relationships/oleObject" Target="embeddings/Microsoft_Visio_2003-2010_Drawing.vsd"/><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C4458740A7C384ABBD45C71E8E82C74" ma:contentTypeVersion="9" ma:contentTypeDescription="Crear nuevo documento." ma:contentTypeScope="" ma:versionID="85fd4661be50af588f123b136552016e">
  <xsd:schema xmlns:xsd="http://www.w3.org/2001/XMLSchema" xmlns:xs="http://www.w3.org/2001/XMLSchema" xmlns:p="http://schemas.microsoft.com/office/2006/metadata/properties" xmlns:ns2="2b3e0259-0716-4645-81cc-11b18f97f733" xmlns:ns3="61d86702-082e-42a3-b546-7445da8b8ba5" targetNamespace="http://schemas.microsoft.com/office/2006/metadata/properties" ma:root="true" ma:fieldsID="81f9dac68dea7169feaa8487d915eb64" ns2:_="" ns3:_="">
    <xsd:import namespace="2b3e0259-0716-4645-81cc-11b18f97f733"/>
    <xsd:import namespace="61d86702-082e-42a3-b546-7445da8b8ba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e0259-0716-4645-81cc-11b18f97f7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d86702-082e-42a3-b546-7445da8b8ba5"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2DF14C-B369-4C1A-B8DC-9DE1900E4FA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A69AE2C-5AAB-4A10-AEDF-128A6ED5FB61}">
  <ds:schemaRefs>
    <ds:schemaRef ds:uri="http://schemas.openxmlformats.org/officeDocument/2006/bibliography"/>
  </ds:schemaRefs>
</ds:datastoreItem>
</file>

<file path=customXml/itemProps3.xml><?xml version="1.0" encoding="utf-8"?>
<ds:datastoreItem xmlns:ds="http://schemas.openxmlformats.org/officeDocument/2006/customXml" ds:itemID="{09B09B22-B7AA-4D06-B517-1FFA16961FC8}">
  <ds:schemaRefs>
    <ds:schemaRef ds:uri="http://schemas.microsoft.com/sharepoint/v3/contenttype/forms"/>
  </ds:schemaRefs>
</ds:datastoreItem>
</file>

<file path=customXml/itemProps4.xml><?xml version="1.0" encoding="utf-8"?>
<ds:datastoreItem xmlns:ds="http://schemas.openxmlformats.org/officeDocument/2006/customXml" ds:itemID="{BD115605-2FD2-47F2-A8CA-0C6D37C67E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e0259-0716-4645-81cc-11b18f97f733"/>
    <ds:schemaRef ds:uri="61d86702-082e-42a3-b546-7445da8b8b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26</Pages>
  <Words>6241</Words>
  <Characters>34328</Characters>
  <Application>Microsoft Office Word</Application>
  <DocSecurity>0</DocSecurity>
  <Lines>286</Lines>
  <Paragraphs>80</Paragraphs>
  <ScaleCrop>false</ScaleCrop>
  <HeadingPairs>
    <vt:vector size="2" baseType="variant">
      <vt:variant>
        <vt:lpstr>Título</vt:lpstr>
      </vt:variant>
      <vt:variant>
        <vt:i4>1</vt:i4>
      </vt:variant>
    </vt:vector>
  </HeadingPairs>
  <TitlesOfParts>
    <vt:vector size="1" baseType="lpstr">
      <vt:lpstr>Technical Architecture Specifications</vt:lpstr>
    </vt:vector>
  </TitlesOfParts>
  <Company/>
  <LinksUpToDate>false</LinksUpToDate>
  <CharactersWithSpaces>40489</CharactersWithSpaces>
  <SharedDoc>false</SharedDoc>
  <HLinks>
    <vt:vector size="78" baseType="variant">
      <vt:variant>
        <vt:i4>1769521</vt:i4>
      </vt:variant>
      <vt:variant>
        <vt:i4>74</vt:i4>
      </vt:variant>
      <vt:variant>
        <vt:i4>0</vt:i4>
      </vt:variant>
      <vt:variant>
        <vt:i4>5</vt:i4>
      </vt:variant>
      <vt:variant>
        <vt:lpwstr/>
      </vt:variant>
      <vt:variant>
        <vt:lpwstr>_Toc325137489</vt:lpwstr>
      </vt:variant>
      <vt:variant>
        <vt:i4>1769521</vt:i4>
      </vt:variant>
      <vt:variant>
        <vt:i4>68</vt:i4>
      </vt:variant>
      <vt:variant>
        <vt:i4>0</vt:i4>
      </vt:variant>
      <vt:variant>
        <vt:i4>5</vt:i4>
      </vt:variant>
      <vt:variant>
        <vt:lpwstr/>
      </vt:variant>
      <vt:variant>
        <vt:lpwstr>_Toc325137488</vt:lpwstr>
      </vt:variant>
      <vt:variant>
        <vt:i4>1769521</vt:i4>
      </vt:variant>
      <vt:variant>
        <vt:i4>62</vt:i4>
      </vt:variant>
      <vt:variant>
        <vt:i4>0</vt:i4>
      </vt:variant>
      <vt:variant>
        <vt:i4>5</vt:i4>
      </vt:variant>
      <vt:variant>
        <vt:lpwstr/>
      </vt:variant>
      <vt:variant>
        <vt:lpwstr>_Toc325137487</vt:lpwstr>
      </vt:variant>
      <vt:variant>
        <vt:i4>1769521</vt:i4>
      </vt:variant>
      <vt:variant>
        <vt:i4>56</vt:i4>
      </vt:variant>
      <vt:variant>
        <vt:i4>0</vt:i4>
      </vt:variant>
      <vt:variant>
        <vt:i4>5</vt:i4>
      </vt:variant>
      <vt:variant>
        <vt:lpwstr/>
      </vt:variant>
      <vt:variant>
        <vt:lpwstr>_Toc325137486</vt:lpwstr>
      </vt:variant>
      <vt:variant>
        <vt:i4>1769521</vt:i4>
      </vt:variant>
      <vt:variant>
        <vt:i4>50</vt:i4>
      </vt:variant>
      <vt:variant>
        <vt:i4>0</vt:i4>
      </vt:variant>
      <vt:variant>
        <vt:i4>5</vt:i4>
      </vt:variant>
      <vt:variant>
        <vt:lpwstr/>
      </vt:variant>
      <vt:variant>
        <vt:lpwstr>_Toc325137485</vt:lpwstr>
      </vt:variant>
      <vt:variant>
        <vt:i4>1769521</vt:i4>
      </vt:variant>
      <vt:variant>
        <vt:i4>44</vt:i4>
      </vt:variant>
      <vt:variant>
        <vt:i4>0</vt:i4>
      </vt:variant>
      <vt:variant>
        <vt:i4>5</vt:i4>
      </vt:variant>
      <vt:variant>
        <vt:lpwstr/>
      </vt:variant>
      <vt:variant>
        <vt:lpwstr>_Toc325137484</vt:lpwstr>
      </vt:variant>
      <vt:variant>
        <vt:i4>1769521</vt:i4>
      </vt:variant>
      <vt:variant>
        <vt:i4>38</vt:i4>
      </vt:variant>
      <vt:variant>
        <vt:i4>0</vt:i4>
      </vt:variant>
      <vt:variant>
        <vt:i4>5</vt:i4>
      </vt:variant>
      <vt:variant>
        <vt:lpwstr/>
      </vt:variant>
      <vt:variant>
        <vt:lpwstr>_Toc325137483</vt:lpwstr>
      </vt:variant>
      <vt:variant>
        <vt:i4>1769521</vt:i4>
      </vt:variant>
      <vt:variant>
        <vt:i4>32</vt:i4>
      </vt:variant>
      <vt:variant>
        <vt:i4>0</vt:i4>
      </vt:variant>
      <vt:variant>
        <vt:i4>5</vt:i4>
      </vt:variant>
      <vt:variant>
        <vt:lpwstr/>
      </vt:variant>
      <vt:variant>
        <vt:lpwstr>_Toc325137482</vt:lpwstr>
      </vt:variant>
      <vt:variant>
        <vt:i4>1769521</vt:i4>
      </vt:variant>
      <vt:variant>
        <vt:i4>26</vt:i4>
      </vt:variant>
      <vt:variant>
        <vt:i4>0</vt:i4>
      </vt:variant>
      <vt:variant>
        <vt:i4>5</vt:i4>
      </vt:variant>
      <vt:variant>
        <vt:lpwstr/>
      </vt:variant>
      <vt:variant>
        <vt:lpwstr>_Toc325137481</vt:lpwstr>
      </vt:variant>
      <vt:variant>
        <vt:i4>1769521</vt:i4>
      </vt:variant>
      <vt:variant>
        <vt:i4>20</vt:i4>
      </vt:variant>
      <vt:variant>
        <vt:i4>0</vt:i4>
      </vt:variant>
      <vt:variant>
        <vt:i4>5</vt:i4>
      </vt:variant>
      <vt:variant>
        <vt:lpwstr/>
      </vt:variant>
      <vt:variant>
        <vt:lpwstr>_Toc325137480</vt:lpwstr>
      </vt:variant>
      <vt:variant>
        <vt:i4>1310769</vt:i4>
      </vt:variant>
      <vt:variant>
        <vt:i4>14</vt:i4>
      </vt:variant>
      <vt:variant>
        <vt:i4>0</vt:i4>
      </vt:variant>
      <vt:variant>
        <vt:i4>5</vt:i4>
      </vt:variant>
      <vt:variant>
        <vt:lpwstr/>
      </vt:variant>
      <vt:variant>
        <vt:lpwstr>_Toc325137479</vt:lpwstr>
      </vt:variant>
      <vt:variant>
        <vt:i4>1310769</vt:i4>
      </vt:variant>
      <vt:variant>
        <vt:i4>8</vt:i4>
      </vt:variant>
      <vt:variant>
        <vt:i4>0</vt:i4>
      </vt:variant>
      <vt:variant>
        <vt:i4>5</vt:i4>
      </vt:variant>
      <vt:variant>
        <vt:lpwstr/>
      </vt:variant>
      <vt:variant>
        <vt:lpwstr>_Toc325137478</vt:lpwstr>
      </vt:variant>
      <vt:variant>
        <vt:i4>1310769</vt:i4>
      </vt:variant>
      <vt:variant>
        <vt:i4>2</vt:i4>
      </vt:variant>
      <vt:variant>
        <vt:i4>0</vt:i4>
      </vt:variant>
      <vt:variant>
        <vt:i4>5</vt:i4>
      </vt:variant>
      <vt:variant>
        <vt:lpwstr/>
      </vt:variant>
      <vt:variant>
        <vt:lpwstr>_Toc325137477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Architecture Specifications</dc:title>
  <dc:creator>GSMS Change Team</dc:creator>
  <cp:lastModifiedBy>ANGEL RAMIREZ MANCERA</cp:lastModifiedBy>
  <cp:revision>5</cp:revision>
  <cp:lastPrinted>2012-06-16T21:19:00Z</cp:lastPrinted>
  <dcterms:created xsi:type="dcterms:W3CDTF">2020-11-12T16:44:00Z</dcterms:created>
  <dcterms:modified xsi:type="dcterms:W3CDTF">2020-12-15T21:44:00Z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0x010100AC4458740A7C384ABBD45C71E8E82C74</vt:lpwstr>
  </property>
</Properties>
</file>